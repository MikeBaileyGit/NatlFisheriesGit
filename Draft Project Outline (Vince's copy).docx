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15584E" w14:textId="77777777" w:rsidR="007C6175" w:rsidRDefault="00875B97">
      <w:pPr>
        <w:spacing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The Comparison of the Effectiveness of Regulatory Authority </w:t>
      </w:r>
    </w:p>
    <w:p w14:paraId="31E96C72" w14:textId="77777777" w:rsidR="007C6175" w:rsidRDefault="00875B97">
      <w:pPr>
        <w:spacing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between FDA and USDA</w:t>
      </w:r>
    </w:p>
    <w:p w14:paraId="62F22F86"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Agency: Georgetown University, McCourt School of Public Policy, Massive Data Institute</w:t>
      </w:r>
    </w:p>
    <w:p w14:paraId="001606EB" w14:textId="77777777" w:rsidR="007C6175" w:rsidRDefault="00875B97">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Funded By: National Fisheries Institute</w:t>
      </w:r>
    </w:p>
    <w:p w14:paraId="681413AD" w14:textId="77777777" w:rsidR="007C6175" w:rsidRDefault="00875B97">
      <w:pPr>
        <w:spacing w:line="480" w:lineRule="auto"/>
        <w:rPr>
          <w:rFonts w:ascii="Times New Roman" w:eastAsia="Times New Roman" w:hAnsi="Times New Roman" w:cs="Times New Roman"/>
          <w:b/>
          <w:sz w:val="24"/>
          <w:szCs w:val="24"/>
        </w:rPr>
      </w:pPr>
      <w:r>
        <w:pict w14:anchorId="77EFB285">
          <v:rect id="_x0000_i1025" style="width:0;height:1.5pt" o:hralign="center" o:hrstd="t" o:hr="t" fillcolor="#a0a0a0" stroked="f"/>
        </w:pict>
      </w:r>
    </w:p>
    <w:p w14:paraId="6543B76D" w14:textId="77777777" w:rsidR="007C6175" w:rsidRDefault="007C6175">
      <w:pPr>
        <w:spacing w:line="480" w:lineRule="auto"/>
        <w:rPr>
          <w:rFonts w:ascii="Times New Roman" w:eastAsia="Times New Roman" w:hAnsi="Times New Roman" w:cs="Times New Roman"/>
          <w:sz w:val="24"/>
          <w:szCs w:val="24"/>
        </w:rPr>
      </w:pPr>
    </w:p>
    <w:p w14:paraId="71E0C76E" w14:textId="77777777" w:rsidR="007C6175" w:rsidRDefault="00875B97">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     Background</w:t>
      </w:r>
    </w:p>
    <w:p w14:paraId="574FCA4F" w14:textId="77777777" w:rsidR="007C6175" w:rsidRDefault="00875B97">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Pangasius Versus Catfish</w:t>
      </w:r>
    </w:p>
    <w:p w14:paraId="2B112293" w14:textId="412226B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 xml:space="preserve">(2006, p9, Tu Van </w:t>
      </w:r>
      <w:proofErr w:type="spellStart"/>
      <w:r>
        <w:rPr>
          <w:rFonts w:ascii="Times New Roman" w:eastAsia="Times New Roman" w:hAnsi="Times New Roman" w:cs="Times New Roman"/>
          <w:b/>
          <w:color w:val="FF0000"/>
          <w:sz w:val="24"/>
          <w:szCs w:val="24"/>
        </w:rPr>
        <w:t>Binh</w:t>
      </w:r>
      <w:proofErr w:type="spellEnd"/>
      <w:r>
        <w:rPr>
          <w:rFonts w:ascii="Times New Roman" w:eastAsia="Times New Roman" w:hAnsi="Times New Roman" w:cs="Times New Roman"/>
          <w:b/>
          <w:color w:val="FF0000"/>
          <w:sz w:val="24"/>
          <w:szCs w:val="24"/>
        </w:rPr>
        <w:t>)</w:t>
      </w:r>
      <w:r w:rsidR="00D5293D">
        <w:rPr>
          <w:rFonts w:ascii="Times New Roman" w:eastAsia="Times New Roman" w:hAnsi="Times New Roman" w:cs="Times New Roman"/>
          <w:b/>
          <w:color w:val="FF0000"/>
          <w:sz w:val="24"/>
          <w:szCs w:val="24"/>
        </w:rPr>
        <w:t xml:space="preserve"> </w:t>
      </w:r>
      <w:proofErr w:type="spellStart"/>
      <w:r>
        <w:rPr>
          <w:rFonts w:ascii="Times New Roman" w:eastAsia="Times New Roman" w:hAnsi="Times New Roman" w:cs="Times New Roman"/>
          <w:sz w:val="24"/>
          <w:szCs w:val="24"/>
        </w:rPr>
        <w:t>Tra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basa</w:t>
      </w:r>
      <w:proofErr w:type="spellEnd"/>
      <w:r>
        <w:rPr>
          <w:rFonts w:ascii="Times New Roman" w:eastAsia="Times New Roman" w:hAnsi="Times New Roman" w:cs="Times New Roman"/>
          <w:sz w:val="24"/>
          <w:szCs w:val="24"/>
        </w:rPr>
        <w:t xml:space="preserve"> fish, also known as pangasius, is a</w:t>
      </w:r>
      <w:r>
        <w:rPr>
          <w:rFonts w:ascii="Times New Roman" w:eastAsia="Times New Roman" w:hAnsi="Times New Roman" w:cs="Times New Roman"/>
          <w:sz w:val="24"/>
          <w:szCs w:val="24"/>
        </w:rPr>
        <w:t xml:space="preserve"> genus of catfish. They have been traditionally bred by fish farmers in the Mekong Delta of Vietnam. After Vietnam began exporting pangasius in the mid-1980s, </w:t>
      </w:r>
      <w:del w:id="0" w:author="Vince Egalla" w:date="2020-12-10T22:36:00Z">
        <w:r w:rsidR="00D5293D" w:rsidDel="00D5293D">
          <w:rPr>
            <w:rFonts w:ascii="Times New Roman" w:eastAsia="Times New Roman" w:hAnsi="Times New Roman" w:cs="Times New Roman"/>
            <w:sz w:val="24"/>
            <w:szCs w:val="24"/>
          </w:rPr>
          <w:delText>i</w:delText>
        </w:r>
        <w:r w:rsidDel="00D5293D">
          <w:rPr>
            <w:rFonts w:ascii="Times New Roman" w:eastAsia="Times New Roman" w:hAnsi="Times New Roman" w:cs="Times New Roman"/>
            <w:sz w:val="24"/>
            <w:szCs w:val="24"/>
          </w:rPr>
          <w:delText>n response to increasing</w:delText>
        </w:r>
      </w:del>
      <w:ins w:id="1" w:author="Vince Egalla" w:date="2020-12-10T22:36:00Z">
        <w:r w:rsidR="00D5293D">
          <w:rPr>
            <w:rFonts w:ascii="Times New Roman" w:eastAsia="Times New Roman" w:hAnsi="Times New Roman" w:cs="Times New Roman"/>
            <w:sz w:val="24"/>
            <w:szCs w:val="24"/>
          </w:rPr>
          <w:t>growing</w:t>
        </w:r>
      </w:ins>
      <w:r>
        <w:rPr>
          <w:rFonts w:ascii="Times New Roman" w:eastAsia="Times New Roman" w:hAnsi="Times New Roman" w:cs="Times New Roman"/>
          <w:sz w:val="24"/>
          <w:szCs w:val="24"/>
        </w:rPr>
        <w:t xml:space="preserve"> international </w:t>
      </w:r>
      <w:del w:id="2" w:author="Vince Egalla" w:date="2020-12-10T22:36:00Z">
        <w:r w:rsidDel="00D5293D">
          <w:rPr>
            <w:rFonts w:ascii="Times New Roman" w:eastAsia="Times New Roman" w:hAnsi="Times New Roman" w:cs="Times New Roman"/>
            <w:sz w:val="24"/>
            <w:szCs w:val="24"/>
          </w:rPr>
          <w:delText xml:space="preserve">market </w:delText>
        </w:r>
      </w:del>
      <w:r>
        <w:rPr>
          <w:rFonts w:ascii="Times New Roman" w:eastAsia="Times New Roman" w:hAnsi="Times New Roman" w:cs="Times New Roman"/>
          <w:sz w:val="24"/>
          <w:szCs w:val="24"/>
        </w:rPr>
        <w:t>demand</w:t>
      </w:r>
      <w:del w:id="3" w:author="Vince Egalla" w:date="2020-12-10T22:36:00Z">
        <w:r w:rsidDel="00D5293D">
          <w:rPr>
            <w:rFonts w:ascii="Times New Roman" w:eastAsia="Times New Roman" w:hAnsi="Times New Roman" w:cs="Times New Roman"/>
            <w:sz w:val="24"/>
            <w:szCs w:val="24"/>
          </w:rPr>
          <w:delText>, the</w:delText>
        </w:r>
      </w:del>
      <w:ins w:id="4" w:author="Vince Egalla" w:date="2020-12-10T22:36:00Z">
        <w:r w:rsidR="00D5293D">
          <w:rPr>
            <w:rFonts w:ascii="Times New Roman" w:eastAsia="Times New Roman" w:hAnsi="Times New Roman" w:cs="Times New Roman"/>
            <w:sz w:val="24"/>
            <w:szCs w:val="24"/>
          </w:rPr>
          <w:t xml:space="preserve"> led</w:t>
        </w:r>
      </w:ins>
      <w:r>
        <w:rPr>
          <w:rFonts w:ascii="Times New Roman" w:eastAsia="Times New Roman" w:hAnsi="Times New Roman" w:cs="Times New Roman"/>
          <w:sz w:val="24"/>
          <w:szCs w:val="24"/>
        </w:rPr>
        <w:t xml:space="preserve"> </w:t>
      </w:r>
      <w:del w:id="5" w:author="Vince Egalla" w:date="2020-12-10T22:37:00Z">
        <w:r w:rsidDel="00D5293D">
          <w:rPr>
            <w:rFonts w:ascii="Times New Roman" w:eastAsia="Times New Roman" w:hAnsi="Times New Roman" w:cs="Times New Roman"/>
            <w:sz w:val="24"/>
            <w:szCs w:val="24"/>
          </w:rPr>
          <w:delText>suppliers and farmers</w:delText>
        </w:r>
      </w:del>
      <w:ins w:id="6" w:author="Vince Egalla" w:date="2020-12-10T22:37:00Z">
        <w:r w:rsidR="00D5293D">
          <w:rPr>
            <w:rFonts w:ascii="Times New Roman" w:eastAsia="Times New Roman" w:hAnsi="Times New Roman" w:cs="Times New Roman"/>
            <w:sz w:val="24"/>
            <w:szCs w:val="24"/>
          </w:rPr>
          <w:t>farmers and suppliers</w:t>
        </w:r>
      </w:ins>
      <w:r>
        <w:rPr>
          <w:rFonts w:ascii="Times New Roman" w:eastAsia="Times New Roman" w:hAnsi="Times New Roman" w:cs="Times New Roman"/>
          <w:sz w:val="24"/>
          <w:szCs w:val="24"/>
        </w:rPr>
        <w:t xml:space="preserve"> </w:t>
      </w:r>
      <w:del w:id="7" w:author="Vince Egalla" w:date="2020-12-10T22:36:00Z">
        <w:r w:rsidDel="00D5293D">
          <w:rPr>
            <w:rFonts w:ascii="Times New Roman" w:eastAsia="Times New Roman" w:hAnsi="Times New Roman" w:cs="Times New Roman"/>
            <w:sz w:val="24"/>
            <w:szCs w:val="24"/>
          </w:rPr>
          <w:delText xml:space="preserve">advanced </w:delText>
        </w:r>
      </w:del>
      <w:ins w:id="8" w:author="Vince Egalla" w:date="2020-12-10T22:36:00Z">
        <w:r w:rsidR="00D5293D">
          <w:rPr>
            <w:rFonts w:ascii="Times New Roman" w:eastAsia="Times New Roman" w:hAnsi="Times New Roman" w:cs="Times New Roman"/>
            <w:sz w:val="24"/>
            <w:szCs w:val="24"/>
          </w:rPr>
          <w:t>to advancing</w:t>
        </w:r>
        <w:r w:rsidR="00D5293D">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their h</w:t>
      </w:r>
      <w:r>
        <w:rPr>
          <w:rFonts w:ascii="Times New Roman" w:eastAsia="Times New Roman" w:hAnsi="Times New Roman" w:cs="Times New Roman"/>
          <w:sz w:val="24"/>
          <w:szCs w:val="24"/>
        </w:rPr>
        <w:t xml:space="preserve">atching, fingerling, and cage farming technologies. These developments led to a steep increase in the production of pangasius in the Mekong Delta area. After the United States lifted the embargo on Vietnam in 1994, Vietnamese catfish burst onto the U.S. </w:t>
      </w:r>
      <w:ins w:id="9" w:author="Vince Egalla" w:date="2020-12-10T22:37:00Z">
        <w:r w:rsidR="00D5293D">
          <w:rPr>
            <w:rFonts w:ascii="Times New Roman" w:eastAsia="Times New Roman" w:hAnsi="Times New Roman" w:cs="Times New Roman"/>
            <w:sz w:val="24"/>
            <w:szCs w:val="24"/>
          </w:rPr>
          <w:t xml:space="preserve">fish </w:t>
        </w:r>
      </w:ins>
      <w:r>
        <w:rPr>
          <w:rFonts w:ascii="Times New Roman" w:eastAsia="Times New Roman" w:hAnsi="Times New Roman" w:cs="Times New Roman"/>
          <w:sz w:val="24"/>
          <w:szCs w:val="24"/>
        </w:rPr>
        <w:t>ma</w:t>
      </w:r>
      <w:r>
        <w:rPr>
          <w:rFonts w:ascii="Times New Roman" w:eastAsia="Times New Roman" w:hAnsi="Times New Roman" w:cs="Times New Roman"/>
          <w:sz w:val="24"/>
          <w:szCs w:val="24"/>
        </w:rPr>
        <w:t xml:space="preserve">rket, </w:t>
      </w:r>
      <w:del w:id="10" w:author="Vince Egalla" w:date="2020-12-10T22:38:00Z">
        <w:r w:rsidDel="00D5293D">
          <w:rPr>
            <w:rFonts w:ascii="Times New Roman" w:eastAsia="Times New Roman" w:hAnsi="Times New Roman" w:cs="Times New Roman"/>
            <w:sz w:val="24"/>
            <w:szCs w:val="24"/>
          </w:rPr>
          <w:delText xml:space="preserve">which </w:delText>
        </w:r>
      </w:del>
      <w:ins w:id="11" w:author="Vince Egalla" w:date="2020-12-10T22:38:00Z">
        <w:r w:rsidR="00D5293D">
          <w:rPr>
            <w:rFonts w:ascii="Times New Roman" w:eastAsia="Times New Roman" w:hAnsi="Times New Roman" w:cs="Times New Roman"/>
            <w:sz w:val="24"/>
            <w:szCs w:val="24"/>
          </w:rPr>
          <w:t xml:space="preserve">and </w:t>
        </w:r>
      </w:ins>
      <w:r>
        <w:rPr>
          <w:rFonts w:ascii="Times New Roman" w:eastAsia="Times New Roman" w:hAnsi="Times New Roman" w:cs="Times New Roman"/>
          <w:sz w:val="24"/>
          <w:szCs w:val="24"/>
        </w:rPr>
        <w:t>by 2002</w:t>
      </w:r>
      <w:ins w:id="12" w:author="Vince Egalla" w:date="2020-12-10T22:38:00Z">
        <w:r w:rsidR="00D5293D">
          <w:rPr>
            <w:rFonts w:ascii="Times New Roman" w:eastAsia="Times New Roman" w:hAnsi="Times New Roman" w:cs="Times New Roman"/>
            <w:sz w:val="24"/>
            <w:szCs w:val="24"/>
          </w:rPr>
          <w:t>, the US</w:t>
        </w:r>
      </w:ins>
      <w:r>
        <w:rPr>
          <w:rFonts w:ascii="Times New Roman" w:eastAsia="Times New Roman" w:hAnsi="Times New Roman" w:cs="Times New Roman"/>
          <w:sz w:val="24"/>
          <w:szCs w:val="24"/>
        </w:rPr>
        <w:t xml:space="preserve"> </w:t>
      </w:r>
      <w:ins w:id="13" w:author="Vince Egalla" w:date="2020-12-10T22:38:00Z">
        <w:r w:rsidR="00D5293D">
          <w:rPr>
            <w:rFonts w:ascii="Times New Roman" w:eastAsia="Times New Roman" w:hAnsi="Times New Roman" w:cs="Times New Roman"/>
            <w:sz w:val="24"/>
            <w:szCs w:val="24"/>
          </w:rPr>
          <w:t xml:space="preserve">had </w:t>
        </w:r>
      </w:ins>
      <w:r>
        <w:rPr>
          <w:rFonts w:ascii="Times New Roman" w:eastAsia="Times New Roman" w:hAnsi="Times New Roman" w:cs="Times New Roman"/>
          <w:sz w:val="24"/>
          <w:szCs w:val="24"/>
        </w:rPr>
        <w:t>bec</w:t>
      </w:r>
      <w:ins w:id="14" w:author="Vince Egalla" w:date="2020-12-10T22:38:00Z">
        <w:r w:rsidR="00D5293D">
          <w:rPr>
            <w:rFonts w:ascii="Times New Roman" w:eastAsia="Times New Roman" w:hAnsi="Times New Roman" w:cs="Times New Roman"/>
            <w:sz w:val="24"/>
            <w:szCs w:val="24"/>
          </w:rPr>
          <w:t>o</w:t>
        </w:r>
      </w:ins>
      <w:del w:id="15" w:author="Vince Egalla" w:date="2020-12-10T22:38:00Z">
        <w:r w:rsidDel="00D5293D">
          <w:rPr>
            <w:rFonts w:ascii="Times New Roman" w:eastAsia="Times New Roman" w:hAnsi="Times New Roman" w:cs="Times New Roman"/>
            <w:sz w:val="24"/>
            <w:szCs w:val="24"/>
          </w:rPr>
          <w:delText>a</w:delText>
        </w:r>
      </w:del>
      <w:r>
        <w:rPr>
          <w:rFonts w:ascii="Times New Roman" w:eastAsia="Times New Roman" w:hAnsi="Times New Roman" w:cs="Times New Roman"/>
          <w:sz w:val="24"/>
          <w:szCs w:val="24"/>
        </w:rPr>
        <w:t>me the main export destination and accounted for 50% of total production</w:t>
      </w:r>
      <w:r>
        <w:rPr>
          <w:rFonts w:ascii="Times New Roman" w:eastAsia="Times New Roman" w:hAnsi="Times New Roman" w:cs="Times New Roman"/>
          <w:color w:val="3A3A3A"/>
          <w:sz w:val="24"/>
          <w:szCs w:val="24"/>
          <w:highlight w:val="white"/>
        </w:rPr>
        <w:t xml:space="preserve"> (Brambilla, P. ,2012).</w:t>
      </w:r>
    </w:p>
    <w:p w14:paraId="4B682E21"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6BE81D3" w14:textId="77777777" w:rsidR="007C6175" w:rsidRDefault="007C6175">
      <w:pPr>
        <w:spacing w:line="480" w:lineRule="auto"/>
        <w:rPr>
          <w:rFonts w:ascii="Times New Roman" w:eastAsia="Times New Roman" w:hAnsi="Times New Roman" w:cs="Times New Roman"/>
          <w:sz w:val="24"/>
          <w:szCs w:val="24"/>
        </w:rPr>
      </w:pPr>
    </w:p>
    <w:p w14:paraId="058773B1" w14:textId="77777777" w:rsidR="007C6175" w:rsidRDefault="00875B9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Barriers to Entry</w:t>
      </w:r>
    </w:p>
    <w:p w14:paraId="386E007A" w14:textId="13BEE3B2"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Competition: </w:t>
      </w:r>
      <w:r>
        <w:rPr>
          <w:rFonts w:ascii="Times New Roman" w:eastAsia="Times New Roman" w:hAnsi="Times New Roman" w:cs="Times New Roman"/>
          <w:sz w:val="24"/>
          <w:szCs w:val="24"/>
        </w:rPr>
        <w:t xml:space="preserve">Pangasius is </w:t>
      </w:r>
      <w:ins w:id="16" w:author="Vince Egalla" w:date="2020-12-10T22:39:00Z">
        <w:r w:rsidR="00D5293D">
          <w:rPr>
            <w:rFonts w:ascii="Times New Roman" w:eastAsia="Times New Roman" w:hAnsi="Times New Roman" w:cs="Times New Roman"/>
            <w:sz w:val="24"/>
            <w:szCs w:val="24"/>
          </w:rPr>
          <w:t xml:space="preserve">now </w:t>
        </w:r>
      </w:ins>
      <w:r>
        <w:rPr>
          <w:rFonts w:ascii="Times New Roman" w:eastAsia="Times New Roman" w:hAnsi="Times New Roman" w:cs="Times New Roman"/>
          <w:sz w:val="24"/>
          <w:szCs w:val="24"/>
        </w:rPr>
        <w:t>one of the top 10 most consumed seafood in the United States in 2017</w:t>
      </w:r>
      <w:ins w:id="17" w:author="Vince Egalla" w:date="2020-12-10T22:39:00Z">
        <w:r w:rsidR="00D5293D">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(Sites, NFI, 2017). P</w:t>
      </w:r>
      <w:r>
        <w:rPr>
          <w:rFonts w:ascii="Times New Roman" w:eastAsia="Times New Roman" w:hAnsi="Times New Roman" w:cs="Times New Roman"/>
          <w:sz w:val="24"/>
          <w:szCs w:val="24"/>
        </w:rPr>
        <w:t xml:space="preserve">angasius entered the U.S. market around 1995 and quickly snatched a huge </w:t>
      </w:r>
      <w:del w:id="18" w:author="Vince Egalla" w:date="2020-12-10T22:39:00Z">
        <w:r w:rsidDel="00D5293D">
          <w:rPr>
            <w:rFonts w:ascii="Times New Roman" w:eastAsia="Times New Roman" w:hAnsi="Times New Roman" w:cs="Times New Roman"/>
            <w:sz w:val="24"/>
            <w:szCs w:val="24"/>
          </w:rPr>
          <w:delText xml:space="preserve">market </w:delText>
        </w:r>
      </w:del>
      <w:r>
        <w:rPr>
          <w:rFonts w:ascii="Times New Roman" w:eastAsia="Times New Roman" w:hAnsi="Times New Roman" w:cs="Times New Roman"/>
          <w:sz w:val="24"/>
          <w:szCs w:val="24"/>
        </w:rPr>
        <w:t>share of the catfish market, and consequently</w:t>
      </w:r>
      <w:ins w:id="19" w:author="Vince Egalla" w:date="2020-12-10T22:39:00Z">
        <w:r w:rsidR="00D5293D">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lowered the </w:t>
      </w:r>
      <w:del w:id="20" w:author="Vince Egalla" w:date="2020-12-10T22:40:00Z">
        <w:r w:rsidDel="00D5293D">
          <w:rPr>
            <w:rFonts w:ascii="Times New Roman" w:eastAsia="Times New Roman" w:hAnsi="Times New Roman" w:cs="Times New Roman"/>
            <w:sz w:val="24"/>
            <w:szCs w:val="24"/>
          </w:rPr>
          <w:delText>domestic catfish market</w:delText>
        </w:r>
      </w:del>
      <w:ins w:id="21" w:author="Vince Egalla" w:date="2020-12-10T22:40:00Z">
        <w:r w:rsidR="00D5293D">
          <w:rPr>
            <w:rFonts w:ascii="Times New Roman" w:eastAsia="Times New Roman" w:hAnsi="Times New Roman" w:cs="Times New Roman"/>
            <w:sz w:val="24"/>
            <w:szCs w:val="24"/>
          </w:rPr>
          <w:t>aggregate</w:t>
        </w:r>
      </w:ins>
      <w:r>
        <w:rPr>
          <w:rFonts w:ascii="Times New Roman" w:eastAsia="Times New Roman" w:hAnsi="Times New Roman" w:cs="Times New Roman"/>
          <w:sz w:val="24"/>
          <w:szCs w:val="24"/>
        </w:rPr>
        <w:t xml:space="preserve"> price</w:t>
      </w:r>
      <w:ins w:id="22" w:author="Vince Egalla" w:date="2020-12-10T22:40:00Z">
        <w:r w:rsidR="00D5293D">
          <w:rPr>
            <w:rFonts w:ascii="Times New Roman" w:eastAsia="Times New Roman" w:hAnsi="Times New Roman" w:cs="Times New Roman"/>
            <w:sz w:val="24"/>
            <w:szCs w:val="24"/>
          </w:rPr>
          <w:t xml:space="preserve"> of catfish</w:t>
        </w:r>
      </w:ins>
      <w:r>
        <w:rPr>
          <w:rFonts w:ascii="Times New Roman" w:eastAsia="Times New Roman" w:hAnsi="Times New Roman" w:cs="Times New Roman"/>
          <w:sz w:val="24"/>
          <w:szCs w:val="24"/>
        </w:rPr>
        <w:t xml:space="preserve"> by </w:t>
      </w:r>
      <w:r>
        <w:rPr>
          <w:rFonts w:ascii="Times New Roman" w:eastAsia="Times New Roman" w:hAnsi="Times New Roman" w:cs="Times New Roman"/>
          <w:sz w:val="24"/>
          <w:szCs w:val="24"/>
        </w:rPr>
        <w:lastRenderedPageBreak/>
        <w:t>66% percent from 1997 to 2002. (Source: Monthly catfish producing report, National Ag</w:t>
      </w:r>
      <w:r>
        <w:rPr>
          <w:rFonts w:ascii="Times New Roman" w:eastAsia="Times New Roman" w:hAnsi="Times New Roman" w:cs="Times New Roman"/>
          <w:sz w:val="24"/>
          <w:szCs w:val="24"/>
        </w:rPr>
        <w:t>ricultural Statistics Service, USDA.)</w:t>
      </w:r>
    </w:p>
    <w:p w14:paraId="6F15247B" w14:textId="77777777" w:rsidR="007C6175" w:rsidRDefault="007C6175">
      <w:pPr>
        <w:spacing w:line="480" w:lineRule="auto"/>
        <w:rPr>
          <w:rFonts w:ascii="Times New Roman" w:eastAsia="Times New Roman" w:hAnsi="Times New Roman" w:cs="Times New Roman"/>
          <w:sz w:val="24"/>
          <w:szCs w:val="24"/>
        </w:rPr>
      </w:pPr>
    </w:p>
    <w:p w14:paraId="19256C8F" w14:textId="145BB319" w:rsidR="007C6175" w:rsidDel="0010673B" w:rsidRDefault="00875B97">
      <w:pPr>
        <w:spacing w:line="480" w:lineRule="auto"/>
        <w:rPr>
          <w:del w:id="23" w:author="Vince Egalla" w:date="2020-12-10T22:47:00Z"/>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Anti-dumping: </w:t>
      </w:r>
      <w:r>
        <w:rPr>
          <w:rFonts w:ascii="Times New Roman" w:eastAsia="Times New Roman" w:hAnsi="Times New Roman" w:cs="Times New Roman"/>
          <w:sz w:val="24"/>
          <w:szCs w:val="24"/>
        </w:rPr>
        <w:t xml:space="preserve">Even though a </w:t>
      </w:r>
      <w:del w:id="24" w:author="Vince Egalla" w:date="2020-12-10T22:40:00Z">
        <w:r w:rsidDel="00D5293D">
          <w:rPr>
            <w:rFonts w:ascii="Times New Roman" w:eastAsia="Times New Roman" w:hAnsi="Times New Roman" w:cs="Times New Roman"/>
            <w:sz w:val="24"/>
            <w:szCs w:val="24"/>
          </w:rPr>
          <w:delText>BTA(Bilateral Trade Agreement)</w:delText>
        </w:r>
      </w:del>
      <w:ins w:id="25" w:author="Vince Egalla" w:date="2020-12-10T22:40:00Z">
        <w:r w:rsidR="00D5293D">
          <w:rPr>
            <w:rFonts w:ascii="Times New Roman" w:eastAsia="Times New Roman" w:hAnsi="Times New Roman" w:cs="Times New Roman"/>
            <w:sz w:val="24"/>
            <w:szCs w:val="24"/>
          </w:rPr>
          <w:t>bila</w:t>
        </w:r>
      </w:ins>
      <w:ins w:id="26" w:author="Vince Egalla" w:date="2020-12-10T22:41:00Z">
        <w:r w:rsidR="00D5293D">
          <w:rPr>
            <w:rFonts w:ascii="Times New Roman" w:eastAsia="Times New Roman" w:hAnsi="Times New Roman" w:cs="Times New Roman"/>
            <w:sz w:val="24"/>
            <w:szCs w:val="24"/>
          </w:rPr>
          <w:t>teral trade agreement (BTA)</w:t>
        </w:r>
      </w:ins>
      <w:r>
        <w:rPr>
          <w:rFonts w:ascii="Times New Roman" w:eastAsia="Times New Roman" w:hAnsi="Times New Roman" w:cs="Times New Roman"/>
          <w:sz w:val="24"/>
          <w:szCs w:val="24"/>
        </w:rPr>
        <w:t xml:space="preserve"> was signed between the U</w:t>
      </w:r>
      <w:ins w:id="27" w:author="Vince Egalla" w:date="2020-12-10T22:41:00Z">
        <w:r w:rsidR="00D5293D">
          <w:rPr>
            <w:rFonts w:ascii="Times New Roman" w:eastAsia="Times New Roman" w:hAnsi="Times New Roman" w:cs="Times New Roman"/>
            <w:sz w:val="24"/>
            <w:szCs w:val="24"/>
          </w:rPr>
          <w:t xml:space="preserve">nited </w:t>
        </w:r>
      </w:ins>
      <w:del w:id="28" w:author="Vince Egalla" w:date="2020-12-10T22:41:00Z">
        <w:r w:rsidDel="00D5293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S</w:t>
      </w:r>
      <w:ins w:id="29" w:author="Vince Egalla" w:date="2020-12-10T22:41:00Z">
        <w:r w:rsidR="00D5293D">
          <w:rPr>
            <w:rFonts w:ascii="Times New Roman" w:eastAsia="Times New Roman" w:hAnsi="Times New Roman" w:cs="Times New Roman"/>
            <w:sz w:val="24"/>
            <w:szCs w:val="24"/>
          </w:rPr>
          <w:t>tates</w:t>
        </w:r>
      </w:ins>
      <w:del w:id="30" w:author="Vince Egalla" w:date="2020-12-10T22:41:00Z">
        <w:r w:rsidDel="00D5293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and Vietnam in 2000, </w:t>
      </w:r>
      <w:del w:id="31" w:author="Vince Egalla" w:date="2020-12-10T22:42:00Z">
        <w:r w:rsidDel="00D5293D">
          <w:rPr>
            <w:rFonts w:ascii="Times New Roman" w:eastAsia="Times New Roman" w:hAnsi="Times New Roman" w:cs="Times New Roman"/>
            <w:sz w:val="24"/>
            <w:szCs w:val="24"/>
          </w:rPr>
          <w:delText>an anti-dumping tax was imposed on the Vietnam catfish industry by the U.S. domestic market</w:delText>
        </w:r>
      </w:del>
      <w:ins w:id="32" w:author="Vince Egalla" w:date="2020-12-10T22:42:00Z">
        <w:r w:rsidR="00D5293D">
          <w:rPr>
            <w:rFonts w:ascii="Times New Roman" w:eastAsia="Times New Roman" w:hAnsi="Times New Roman" w:cs="Times New Roman"/>
            <w:sz w:val="24"/>
            <w:szCs w:val="24"/>
          </w:rPr>
          <w:t>the United States imposed an anti-dumping tax on Vietnamese exports</w:t>
        </w:r>
      </w:ins>
      <w:r>
        <w:rPr>
          <w:rFonts w:ascii="Times New Roman" w:eastAsia="Times New Roman" w:hAnsi="Times New Roman" w:cs="Times New Roman"/>
          <w:sz w:val="24"/>
          <w:szCs w:val="24"/>
        </w:rPr>
        <w:t>. In 2002, the U.S</w:t>
      </w:r>
      <w:r>
        <w:rPr>
          <w:rFonts w:ascii="Times New Roman" w:eastAsia="Times New Roman" w:hAnsi="Times New Roman" w:cs="Times New Roman"/>
          <w:sz w:val="24"/>
          <w:szCs w:val="24"/>
        </w:rPr>
        <w:t>. Catfish Farmers’ Association (CFA) and eight seafood production companies lodged an application with the US International Trade Commission</w:t>
      </w:r>
      <w:ins w:id="33" w:author="Vince Egalla" w:date="2020-12-10T22:42:00Z">
        <w:r w:rsidR="00D5293D">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(ITC) to sue the Vietnamese Association of Seafood Exporter and Processors (VASEP) for dumping catfish products in t</w:t>
      </w:r>
      <w:r>
        <w:rPr>
          <w:rFonts w:ascii="Times New Roman" w:eastAsia="Times New Roman" w:hAnsi="Times New Roman" w:cs="Times New Roman"/>
          <w:sz w:val="24"/>
          <w:szCs w:val="24"/>
        </w:rPr>
        <w:t xml:space="preserve">he USA.  </w:t>
      </w:r>
    </w:p>
    <w:p w14:paraId="4BC276C0" w14:textId="77777777" w:rsidR="007C6175" w:rsidRDefault="007C6175">
      <w:pPr>
        <w:spacing w:line="480" w:lineRule="auto"/>
        <w:rPr>
          <w:rFonts w:ascii="Times New Roman" w:eastAsia="Times New Roman" w:hAnsi="Times New Roman" w:cs="Times New Roman"/>
          <w:sz w:val="24"/>
          <w:szCs w:val="24"/>
        </w:rPr>
      </w:pPr>
    </w:p>
    <w:p w14:paraId="7E52848E" w14:textId="40552921" w:rsidR="007C6175" w:rsidDel="0010673B" w:rsidRDefault="00875B97" w:rsidP="0010673B">
      <w:pPr>
        <w:spacing w:line="480" w:lineRule="auto"/>
        <w:rPr>
          <w:del w:id="34" w:author="Vince Egalla" w:date="2020-12-10T22:45:00Z"/>
          <w:rFonts w:ascii="Times New Roman" w:eastAsia="Times New Roman" w:hAnsi="Times New Roman" w:cs="Times New Roman"/>
          <w:sz w:val="24"/>
          <w:szCs w:val="24"/>
        </w:rPr>
        <w:pPrChange w:id="35" w:author="Vince Egalla" w:date="2020-12-10T22:45:00Z">
          <w:pPr>
            <w:spacing w:line="480" w:lineRule="auto"/>
          </w:pPr>
        </w:pPrChange>
      </w:pPr>
      <w:r>
        <w:rPr>
          <w:rFonts w:ascii="Times New Roman" w:eastAsia="Times New Roman" w:hAnsi="Times New Roman" w:cs="Times New Roman"/>
          <w:sz w:val="24"/>
          <w:szCs w:val="24"/>
        </w:rPr>
        <w:t xml:space="preserve"> In January 2003, the U</w:t>
      </w:r>
      <w:del w:id="36" w:author="Vince Egalla" w:date="2020-12-10T22:43:00Z">
        <w:r w:rsidDel="00D5293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S</w:t>
      </w:r>
      <w:del w:id="37" w:author="Vince Egalla" w:date="2020-12-10T22:43:00Z">
        <w:r w:rsidDel="00D5293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Department of Commerce </w:t>
      </w:r>
      <w:del w:id="38" w:author="Vince Egalla" w:date="2020-12-10T22:43:00Z">
        <w:r w:rsidDel="00D5293D">
          <w:rPr>
            <w:rFonts w:ascii="Times New Roman" w:eastAsia="Times New Roman" w:hAnsi="Times New Roman" w:cs="Times New Roman"/>
            <w:sz w:val="24"/>
            <w:szCs w:val="24"/>
          </w:rPr>
          <w:delText xml:space="preserve">(DoC) </w:delText>
        </w:r>
      </w:del>
      <w:r>
        <w:rPr>
          <w:rFonts w:ascii="Times New Roman" w:eastAsia="Times New Roman" w:hAnsi="Times New Roman" w:cs="Times New Roman"/>
          <w:sz w:val="24"/>
          <w:szCs w:val="24"/>
        </w:rPr>
        <w:t xml:space="preserve">ruled in favor of the dumping claim of the CFA and established tariffs ranging from 37% to 64% on imports </w:t>
      </w:r>
      <w:del w:id="39" w:author="Vince Egalla" w:date="2020-12-10T22:43:00Z">
        <w:r w:rsidDel="00D5293D">
          <w:rPr>
            <w:rFonts w:ascii="Times New Roman" w:eastAsia="Times New Roman" w:hAnsi="Times New Roman" w:cs="Times New Roman"/>
            <w:sz w:val="24"/>
            <w:szCs w:val="24"/>
          </w:rPr>
          <w:delText xml:space="preserve">of frozen catfish (that is, tra and basa) </w:delText>
        </w:r>
      </w:del>
      <w:r>
        <w:rPr>
          <w:rFonts w:ascii="Times New Roman" w:eastAsia="Times New Roman" w:hAnsi="Times New Roman" w:cs="Times New Roman"/>
          <w:sz w:val="24"/>
          <w:szCs w:val="24"/>
        </w:rPr>
        <w:t>from Vietnam</w:t>
      </w:r>
      <w:ins w:id="40" w:author="Vince Egalla" w:date="2020-12-10T22:45:00Z">
        <w:r w:rsidR="0010673B">
          <w:rPr>
            <w:rFonts w:ascii="Times New Roman" w:eastAsia="Times New Roman" w:hAnsi="Times New Roman" w:cs="Times New Roman"/>
            <w:sz w:val="24"/>
            <w:szCs w:val="24"/>
          </w:rPr>
          <w:t>,</w:t>
        </w:r>
      </w:ins>
      <w:del w:id="41" w:author="Vince Egalla" w:date="2020-12-10T22:45:00Z">
        <w:r w:rsidDel="0010673B">
          <w:rPr>
            <w:rFonts w:ascii="Times New Roman" w:eastAsia="Times New Roman" w:hAnsi="Times New Roman" w:cs="Times New Roman"/>
            <w:sz w:val="24"/>
            <w:szCs w:val="24"/>
          </w:rPr>
          <w:delText xml:space="preserve">. </w:delText>
        </w:r>
      </w:del>
      <w:r>
        <w:rPr>
          <w:rFonts w:ascii="Times New Roman" w:eastAsia="Times New Roman" w:hAnsi="Times New Roman" w:cs="Times New Roman"/>
          <w:color w:val="3A3A3A"/>
          <w:sz w:val="24"/>
          <w:szCs w:val="24"/>
          <w:highlight w:val="white"/>
        </w:rPr>
        <w:t xml:space="preserve"> (Brambilla, P. ,2012)</w:t>
      </w:r>
      <w:del w:id="42" w:author="Vince Egalla" w:date="2020-12-10T22:45:00Z">
        <w:r w:rsidDel="0010673B">
          <w:rPr>
            <w:rFonts w:ascii="Times New Roman" w:eastAsia="Times New Roman" w:hAnsi="Times New Roman" w:cs="Times New Roman"/>
            <w:color w:val="3A3A3A"/>
            <w:sz w:val="24"/>
            <w:szCs w:val="24"/>
            <w:highlight w:val="white"/>
          </w:rPr>
          <w:delText>.</w:delText>
        </w:r>
      </w:del>
    </w:p>
    <w:p w14:paraId="3EB42F80" w14:textId="26F18C86" w:rsidR="007C6175" w:rsidDel="0010673B" w:rsidRDefault="007C6175" w:rsidP="0010673B">
      <w:pPr>
        <w:spacing w:line="480" w:lineRule="auto"/>
        <w:rPr>
          <w:del w:id="43" w:author="Vince Egalla" w:date="2020-12-10T22:45:00Z"/>
          <w:rFonts w:ascii="Times New Roman" w:eastAsia="Times New Roman" w:hAnsi="Times New Roman" w:cs="Times New Roman"/>
          <w:sz w:val="24"/>
          <w:szCs w:val="24"/>
        </w:rPr>
        <w:pPrChange w:id="44" w:author="Vince Egalla" w:date="2020-12-10T22:45:00Z">
          <w:pPr>
            <w:spacing w:line="480" w:lineRule="auto"/>
          </w:pPr>
        </w:pPrChange>
      </w:pPr>
    </w:p>
    <w:p w14:paraId="218F1B57" w14:textId="717E638F" w:rsidR="007C6175" w:rsidRDefault="00875B97" w:rsidP="0010673B">
      <w:pPr>
        <w:spacing w:line="480" w:lineRule="auto"/>
        <w:rPr>
          <w:rFonts w:ascii="Times New Roman" w:eastAsia="Times New Roman" w:hAnsi="Times New Roman" w:cs="Times New Roman"/>
          <w:sz w:val="24"/>
          <w:szCs w:val="24"/>
        </w:rPr>
        <w:pPrChange w:id="45" w:author="Vince Egalla" w:date="2020-12-10T22:45:00Z">
          <w:pPr>
            <w:spacing w:line="480" w:lineRule="auto"/>
          </w:pPr>
        </w:pPrChange>
      </w:pPr>
      <w:del w:id="46" w:author="Vince Egalla" w:date="2020-12-10T22:44:00Z">
        <w:r w:rsidDel="00D5293D">
          <w:rPr>
            <w:rFonts w:ascii="Times New Roman" w:eastAsia="Times New Roman" w:hAnsi="Times New Roman" w:cs="Times New Roman"/>
            <w:color w:val="3A3A3A"/>
            <w:sz w:val="24"/>
            <w:szCs w:val="24"/>
            <w:highlight w:val="white"/>
          </w:rPr>
          <w:delText>In</w:delText>
        </w:r>
        <w:r w:rsidDel="00D5293D">
          <w:rPr>
            <w:rFonts w:ascii="Times New Roman" w:eastAsia="Times New Roman" w:hAnsi="Times New Roman" w:cs="Times New Roman"/>
            <w:color w:val="3A3A3A"/>
            <w:sz w:val="24"/>
            <w:szCs w:val="24"/>
            <w:highlight w:val="white"/>
          </w:rPr>
          <w:delText xml:space="preserve"> 2003, after claims of dumping, the </w:delText>
        </w:r>
      </w:del>
      <w:del w:id="47" w:author="Vince Egalla" w:date="2020-12-10T22:45:00Z">
        <w:r w:rsidDel="0010673B">
          <w:rPr>
            <w:rFonts w:ascii="Times New Roman" w:eastAsia="Times New Roman" w:hAnsi="Times New Roman" w:cs="Times New Roman"/>
            <w:color w:val="3A3A3A"/>
            <w:sz w:val="24"/>
            <w:szCs w:val="24"/>
            <w:highlight w:val="white"/>
          </w:rPr>
          <w:delText>United States imposed heavy tariffs</w:delText>
        </w:r>
      </w:del>
      <w:ins w:id="48" w:author="Vince Egalla" w:date="2020-12-10T22:44:00Z">
        <w:r w:rsidR="00D5293D">
          <w:rPr>
            <w:rFonts w:ascii="Times New Roman" w:eastAsia="Times New Roman" w:hAnsi="Times New Roman" w:cs="Times New Roman"/>
            <w:color w:val="3A3A3A"/>
            <w:sz w:val="24"/>
            <w:szCs w:val="24"/>
            <w:highlight w:val="white"/>
          </w:rPr>
          <w:t>, which led</w:t>
        </w:r>
      </w:ins>
      <w:r>
        <w:rPr>
          <w:rFonts w:ascii="Times New Roman" w:eastAsia="Times New Roman" w:hAnsi="Times New Roman" w:cs="Times New Roman"/>
          <w:color w:val="3A3A3A"/>
          <w:sz w:val="24"/>
          <w:szCs w:val="24"/>
          <w:highlight w:val="white"/>
        </w:rPr>
        <w:t xml:space="preserve"> </w:t>
      </w:r>
      <w:del w:id="49" w:author="Vince Egalla" w:date="2020-12-10T22:44:00Z">
        <w:r w:rsidDel="00D5293D">
          <w:rPr>
            <w:rFonts w:ascii="Times New Roman" w:eastAsia="Times New Roman" w:hAnsi="Times New Roman" w:cs="Times New Roman"/>
            <w:color w:val="3A3A3A"/>
            <w:sz w:val="24"/>
            <w:szCs w:val="24"/>
            <w:highlight w:val="white"/>
          </w:rPr>
          <w:delText xml:space="preserve">on Vietnamese catfish, which </w:delText>
        </w:r>
        <w:r w:rsidDel="00D5293D">
          <w:rPr>
            <w:rFonts w:ascii="Times New Roman" w:eastAsia="Times New Roman" w:hAnsi="Times New Roman" w:cs="Times New Roman"/>
            <w:color w:val="3A3A3A"/>
            <w:sz w:val="24"/>
            <w:szCs w:val="24"/>
            <w:highlight w:val="white"/>
          </w:rPr>
          <w:delText xml:space="preserve">led </w:delText>
        </w:r>
      </w:del>
      <w:r>
        <w:rPr>
          <w:rFonts w:ascii="Times New Roman" w:eastAsia="Times New Roman" w:hAnsi="Times New Roman" w:cs="Times New Roman"/>
          <w:color w:val="3A3A3A"/>
          <w:sz w:val="24"/>
          <w:szCs w:val="24"/>
          <w:highlight w:val="white"/>
        </w:rPr>
        <w:t xml:space="preserve">to a collapse of imports. Data has shown </w:t>
      </w:r>
      <w:del w:id="50" w:author="Vince Egalla" w:date="2020-12-10T22:46:00Z">
        <w:r w:rsidDel="0010673B">
          <w:rPr>
            <w:rFonts w:ascii="Times New Roman" w:eastAsia="Times New Roman" w:hAnsi="Times New Roman" w:cs="Times New Roman"/>
            <w:color w:val="3A3A3A"/>
            <w:sz w:val="24"/>
            <w:szCs w:val="24"/>
            <w:highlight w:val="white"/>
          </w:rPr>
          <w:delText xml:space="preserve">both </w:delText>
        </w:r>
      </w:del>
      <w:ins w:id="51" w:author="Vince Egalla" w:date="2020-12-10T22:46:00Z">
        <w:r w:rsidR="0010673B">
          <w:rPr>
            <w:rFonts w:ascii="Times New Roman" w:eastAsia="Times New Roman" w:hAnsi="Times New Roman" w:cs="Times New Roman"/>
            <w:color w:val="3A3A3A"/>
            <w:sz w:val="24"/>
            <w:szCs w:val="24"/>
            <w:highlight w:val="white"/>
          </w:rPr>
          <w:t>a plummet in</w:t>
        </w:r>
        <w:r w:rsidR="0010673B">
          <w:rPr>
            <w:rFonts w:ascii="Times New Roman" w:eastAsia="Times New Roman" w:hAnsi="Times New Roman" w:cs="Times New Roman"/>
            <w:color w:val="3A3A3A"/>
            <w:sz w:val="24"/>
            <w:szCs w:val="24"/>
            <w:highlight w:val="white"/>
          </w:rPr>
          <w:t xml:space="preserve"> </w:t>
        </w:r>
      </w:ins>
      <w:r>
        <w:rPr>
          <w:rFonts w:ascii="Times New Roman" w:eastAsia="Times New Roman" w:hAnsi="Times New Roman" w:cs="Times New Roman"/>
          <w:color w:val="3A3A3A"/>
          <w:sz w:val="24"/>
          <w:szCs w:val="24"/>
          <w:highlight w:val="white"/>
        </w:rPr>
        <w:t xml:space="preserve">catfish </w:t>
      </w:r>
      <w:del w:id="52" w:author="Vince Egalla" w:date="2020-12-10T22:46:00Z">
        <w:r w:rsidDel="0010673B">
          <w:rPr>
            <w:rFonts w:ascii="Times New Roman" w:eastAsia="Times New Roman" w:hAnsi="Times New Roman" w:cs="Times New Roman"/>
            <w:color w:val="3A3A3A"/>
            <w:sz w:val="24"/>
            <w:szCs w:val="24"/>
            <w:highlight w:val="white"/>
          </w:rPr>
          <w:delText xml:space="preserve">income and </w:delText>
        </w:r>
      </w:del>
      <w:r>
        <w:rPr>
          <w:rFonts w:ascii="Times New Roman" w:eastAsia="Times New Roman" w:hAnsi="Times New Roman" w:cs="Times New Roman"/>
          <w:color w:val="3A3A3A"/>
          <w:sz w:val="24"/>
          <w:szCs w:val="24"/>
          <w:highlight w:val="white"/>
        </w:rPr>
        <w:t>revenue</w:t>
      </w:r>
      <w:ins w:id="53" w:author="Vince Egalla" w:date="2020-12-10T22:45:00Z">
        <w:r w:rsidR="0010673B">
          <w:rPr>
            <w:rFonts w:ascii="Times New Roman" w:eastAsia="Times New Roman" w:hAnsi="Times New Roman" w:cs="Times New Roman"/>
            <w:color w:val="3A3A3A"/>
            <w:sz w:val="24"/>
            <w:szCs w:val="24"/>
            <w:highlight w:val="white"/>
          </w:rPr>
          <w:t xml:space="preserve"> </w:t>
        </w:r>
      </w:ins>
      <w:del w:id="54" w:author="Vince Egalla" w:date="2020-12-10T22:45:00Z">
        <w:r w:rsidDel="0010673B">
          <w:rPr>
            <w:rFonts w:ascii="Times New Roman" w:eastAsia="Times New Roman" w:hAnsi="Times New Roman" w:cs="Times New Roman"/>
            <w:color w:val="3A3A3A"/>
            <w:sz w:val="24"/>
            <w:szCs w:val="24"/>
            <w:highlight w:val="white"/>
          </w:rPr>
          <w:delText xml:space="preserve">s </w:delText>
        </w:r>
      </w:del>
      <w:del w:id="55" w:author="Vince Egalla" w:date="2020-12-10T22:46:00Z">
        <w:r w:rsidDel="0010673B">
          <w:rPr>
            <w:rFonts w:ascii="Times New Roman" w:eastAsia="Times New Roman" w:hAnsi="Times New Roman" w:cs="Times New Roman"/>
            <w:color w:val="3A3A3A"/>
            <w:sz w:val="24"/>
            <w:szCs w:val="24"/>
            <w:highlight w:val="white"/>
          </w:rPr>
          <w:delText>plumme</w:delText>
        </w:r>
      </w:del>
      <w:ins w:id="56" w:author="Vince Egalla" w:date="2020-12-10T22:46:00Z">
        <w:r w:rsidR="0010673B">
          <w:rPr>
            <w:rFonts w:ascii="Times New Roman" w:eastAsia="Times New Roman" w:hAnsi="Times New Roman" w:cs="Times New Roman"/>
            <w:color w:val="3A3A3A"/>
            <w:sz w:val="24"/>
            <w:szCs w:val="24"/>
            <w:highlight w:val="white"/>
          </w:rPr>
          <w:t>and</w:t>
        </w:r>
      </w:ins>
      <w:del w:id="57" w:author="Vince Egalla" w:date="2020-12-10T22:46:00Z">
        <w:r w:rsidDel="0010673B">
          <w:rPr>
            <w:rFonts w:ascii="Times New Roman" w:eastAsia="Times New Roman" w:hAnsi="Times New Roman" w:cs="Times New Roman"/>
            <w:color w:val="3A3A3A"/>
            <w:sz w:val="24"/>
            <w:szCs w:val="24"/>
            <w:highlight w:val="white"/>
          </w:rPr>
          <w:delText>t, and</w:delText>
        </w:r>
      </w:del>
      <w:r>
        <w:rPr>
          <w:rFonts w:ascii="Times New Roman" w:eastAsia="Times New Roman" w:hAnsi="Times New Roman" w:cs="Times New Roman"/>
          <w:color w:val="3A3A3A"/>
          <w:sz w:val="24"/>
          <w:szCs w:val="24"/>
          <w:highlight w:val="white"/>
        </w:rPr>
        <w:t xml:space="preserve"> other miscellaneous farm activities </w:t>
      </w:r>
      <w:del w:id="58" w:author="Vince Egalla" w:date="2020-12-10T22:46:00Z">
        <w:r w:rsidDel="0010673B">
          <w:rPr>
            <w:rFonts w:ascii="Times New Roman" w:eastAsia="Times New Roman" w:hAnsi="Times New Roman" w:cs="Times New Roman"/>
            <w:color w:val="3A3A3A"/>
            <w:sz w:val="24"/>
            <w:szCs w:val="24"/>
            <w:highlight w:val="white"/>
          </w:rPr>
          <w:delText xml:space="preserve">declined after 2003 </w:delText>
        </w:r>
      </w:del>
      <w:r>
        <w:rPr>
          <w:rFonts w:ascii="Times New Roman" w:eastAsia="Times New Roman" w:hAnsi="Times New Roman" w:cs="Times New Roman"/>
          <w:color w:val="3A3A3A"/>
          <w:sz w:val="24"/>
          <w:szCs w:val="24"/>
          <w:highlight w:val="white"/>
        </w:rPr>
        <w:t xml:space="preserve">for </w:t>
      </w:r>
      <w:del w:id="59" w:author="Vince Egalla" w:date="2020-12-10T22:46:00Z">
        <w:r w:rsidDel="0010673B">
          <w:rPr>
            <w:rFonts w:ascii="Times New Roman" w:eastAsia="Times New Roman" w:hAnsi="Times New Roman" w:cs="Times New Roman"/>
            <w:color w:val="3A3A3A"/>
            <w:sz w:val="24"/>
            <w:szCs w:val="24"/>
            <w:highlight w:val="white"/>
          </w:rPr>
          <w:delText>hous</w:delText>
        </w:r>
        <w:r w:rsidDel="0010673B">
          <w:rPr>
            <w:rFonts w:ascii="Times New Roman" w:eastAsia="Times New Roman" w:hAnsi="Times New Roman" w:cs="Times New Roman"/>
            <w:color w:val="3A3A3A"/>
            <w:sz w:val="24"/>
            <w:szCs w:val="24"/>
            <w:highlight w:val="white"/>
          </w:rPr>
          <w:delText xml:space="preserve">eholds in </w:delText>
        </w:r>
      </w:del>
      <w:r>
        <w:rPr>
          <w:rFonts w:ascii="Times New Roman" w:eastAsia="Times New Roman" w:hAnsi="Times New Roman" w:cs="Times New Roman"/>
          <w:color w:val="3A3A3A"/>
          <w:sz w:val="24"/>
          <w:szCs w:val="24"/>
          <w:highlight w:val="white"/>
        </w:rPr>
        <w:t xml:space="preserve">catfish-producing </w:t>
      </w:r>
      <w:ins w:id="60" w:author="Vince Egalla" w:date="2020-12-10T22:46:00Z">
        <w:r w:rsidR="0010673B">
          <w:rPr>
            <w:rFonts w:ascii="Times New Roman" w:eastAsia="Times New Roman" w:hAnsi="Times New Roman" w:cs="Times New Roman"/>
            <w:color w:val="3A3A3A"/>
            <w:sz w:val="24"/>
            <w:szCs w:val="24"/>
            <w:highlight w:val="white"/>
          </w:rPr>
          <w:t xml:space="preserve">households and business in the </w:t>
        </w:r>
      </w:ins>
      <w:r>
        <w:rPr>
          <w:rFonts w:ascii="Times New Roman" w:eastAsia="Times New Roman" w:hAnsi="Times New Roman" w:cs="Times New Roman"/>
          <w:color w:val="3A3A3A"/>
          <w:sz w:val="24"/>
          <w:szCs w:val="24"/>
          <w:highlight w:val="white"/>
        </w:rPr>
        <w:t xml:space="preserve">Mekong </w:t>
      </w:r>
      <w:ins w:id="61" w:author="Vince Egalla" w:date="2020-12-10T22:46:00Z">
        <w:r w:rsidR="0010673B">
          <w:rPr>
            <w:rFonts w:ascii="Times New Roman" w:eastAsia="Times New Roman" w:hAnsi="Times New Roman" w:cs="Times New Roman"/>
            <w:color w:val="3A3A3A"/>
            <w:sz w:val="24"/>
            <w:szCs w:val="24"/>
            <w:highlight w:val="white"/>
          </w:rPr>
          <w:t>D</w:t>
        </w:r>
      </w:ins>
      <w:del w:id="62" w:author="Vince Egalla" w:date="2020-12-10T22:46:00Z">
        <w:r w:rsidDel="0010673B">
          <w:rPr>
            <w:rFonts w:ascii="Times New Roman" w:eastAsia="Times New Roman" w:hAnsi="Times New Roman" w:cs="Times New Roman"/>
            <w:color w:val="3A3A3A"/>
            <w:sz w:val="24"/>
            <w:szCs w:val="24"/>
            <w:highlight w:val="white"/>
          </w:rPr>
          <w:delText>d</w:delText>
        </w:r>
      </w:del>
      <w:r>
        <w:rPr>
          <w:rFonts w:ascii="Times New Roman" w:eastAsia="Times New Roman" w:hAnsi="Times New Roman" w:cs="Times New Roman"/>
          <w:color w:val="3A3A3A"/>
          <w:sz w:val="24"/>
          <w:szCs w:val="24"/>
          <w:highlight w:val="white"/>
        </w:rPr>
        <w:t>elta</w:t>
      </w:r>
      <w:ins w:id="63" w:author="Vince Egalla" w:date="2020-12-10T22:47:00Z">
        <w:r w:rsidR="0010673B">
          <w:rPr>
            <w:rFonts w:ascii="Times New Roman" w:eastAsia="Times New Roman" w:hAnsi="Times New Roman" w:cs="Times New Roman"/>
            <w:color w:val="3A3A3A"/>
            <w:sz w:val="24"/>
            <w:szCs w:val="24"/>
            <w:highlight w:val="white"/>
          </w:rPr>
          <w:t xml:space="preserve"> </w:t>
        </w:r>
      </w:ins>
      <w:del w:id="64" w:author="Vince Egalla" w:date="2020-12-10T22:47:00Z">
        <w:r w:rsidDel="0010673B">
          <w:rPr>
            <w:rFonts w:ascii="Times New Roman" w:eastAsia="Times New Roman" w:hAnsi="Times New Roman" w:cs="Times New Roman"/>
            <w:color w:val="3A3A3A"/>
            <w:sz w:val="24"/>
            <w:szCs w:val="24"/>
            <w:highlight w:val="white"/>
          </w:rPr>
          <w:delText xml:space="preserve"> </w:delText>
        </w:r>
      </w:del>
      <w:r>
        <w:rPr>
          <w:rFonts w:ascii="Times New Roman" w:eastAsia="Times New Roman" w:hAnsi="Times New Roman" w:cs="Times New Roman"/>
          <w:color w:val="3A3A3A"/>
          <w:sz w:val="24"/>
          <w:szCs w:val="24"/>
          <w:highlight w:val="white"/>
        </w:rPr>
        <w:t>(Brambilla, P. ,2012).</w:t>
      </w:r>
    </w:p>
    <w:p w14:paraId="0A18AA48" w14:textId="77777777" w:rsidR="007C6175" w:rsidDel="0010673B" w:rsidRDefault="00875B97">
      <w:pPr>
        <w:spacing w:line="240" w:lineRule="auto"/>
        <w:ind w:left="-1980" w:hanging="260"/>
        <w:rPr>
          <w:del w:id="65" w:author="Vince Egalla" w:date="2020-12-10T22:47:00Z"/>
          <w:rFonts w:ascii="Georgia" w:eastAsia="Georgia" w:hAnsi="Georgia" w:cs="Georgia"/>
          <w:color w:val="333333"/>
          <w:sz w:val="24"/>
          <w:szCs w:val="24"/>
        </w:rPr>
      </w:pPr>
      <w:r>
        <w:rPr>
          <w:color w:val="7F7F7F"/>
          <w:sz w:val="21"/>
          <w:szCs w:val="21"/>
          <w:shd w:val="clear" w:color="auto" w:fill="F1F1F1"/>
        </w:rPr>
        <w:t>S</w:t>
      </w:r>
      <w:r>
        <w:rPr>
          <w:color w:val="7F7F7F"/>
          <w:sz w:val="21"/>
          <w:szCs w:val="21"/>
          <w:shd w:val="clear" w:color="auto" w:fill="F1F1F1"/>
        </w:rPr>
        <w:t xml:space="preserve">tart </w:t>
      </w:r>
      <w:proofErr w:type="spellStart"/>
      <w:r>
        <w:rPr>
          <w:color w:val="7F7F7F"/>
          <w:sz w:val="21"/>
          <w:szCs w:val="21"/>
          <w:shd w:val="clear" w:color="auto" w:fill="F1F1F1"/>
        </w:rPr>
        <w:t>Pri</w:t>
      </w:r>
      <w:proofErr w:type="spellEnd"/>
    </w:p>
    <w:p w14:paraId="6F493F2E" w14:textId="77777777" w:rsidR="007C6175" w:rsidRDefault="007C6175" w:rsidP="0010673B">
      <w:pPr>
        <w:spacing w:line="240" w:lineRule="auto"/>
        <w:ind w:left="-1980" w:hanging="260"/>
        <w:rPr>
          <w:rFonts w:ascii="Times New Roman" w:eastAsia="Times New Roman" w:hAnsi="Times New Roman" w:cs="Times New Roman"/>
          <w:color w:val="3A3A3A"/>
          <w:sz w:val="24"/>
          <w:szCs w:val="24"/>
          <w:highlight w:val="white"/>
        </w:rPr>
        <w:pPrChange w:id="66" w:author="Vince Egalla" w:date="2020-12-10T22:47:00Z">
          <w:pPr>
            <w:pBdr>
              <w:top w:val="nil"/>
              <w:left w:val="nil"/>
              <w:bottom w:val="nil"/>
              <w:right w:val="nil"/>
              <w:between w:val="nil"/>
            </w:pBdr>
            <w:spacing w:line="480" w:lineRule="auto"/>
          </w:pPr>
        </w:pPrChange>
      </w:pPr>
    </w:p>
    <w:p w14:paraId="6809BC4C" w14:textId="363926F0" w:rsidR="007C6175" w:rsidDel="0010673B" w:rsidRDefault="00875B97">
      <w:pPr>
        <w:pBdr>
          <w:top w:val="nil"/>
          <w:left w:val="nil"/>
          <w:bottom w:val="nil"/>
          <w:right w:val="nil"/>
          <w:between w:val="nil"/>
        </w:pBdr>
        <w:spacing w:line="480" w:lineRule="auto"/>
        <w:rPr>
          <w:del w:id="67" w:author="Vince Egalla" w:date="2020-12-10T22:51:00Z"/>
          <w:rFonts w:ascii="Times New Roman" w:eastAsia="Times New Roman" w:hAnsi="Times New Roman" w:cs="Times New Roman"/>
          <w:color w:val="231F20"/>
          <w:sz w:val="57"/>
          <w:szCs w:val="57"/>
          <w:highlight w:val="white"/>
        </w:rPr>
      </w:pPr>
      <w:del w:id="68" w:author="Vince Egalla" w:date="2020-12-10T22:48:00Z">
        <w:r w:rsidDel="0010673B">
          <w:rPr>
            <w:rFonts w:ascii="Times New Roman" w:eastAsia="Times New Roman" w:hAnsi="Times New Roman" w:cs="Times New Roman"/>
            <w:color w:val="3A3A3A"/>
            <w:sz w:val="24"/>
            <w:szCs w:val="24"/>
            <w:highlight w:val="white"/>
          </w:rPr>
          <w:delText>The models show that the</w:delText>
        </w:r>
      </w:del>
      <w:ins w:id="69" w:author="Vince Egalla" w:date="2020-12-10T22:50:00Z">
        <w:r w:rsidR="0010673B">
          <w:rPr>
            <w:rFonts w:ascii="Times New Roman" w:eastAsia="Times New Roman" w:hAnsi="Times New Roman" w:cs="Times New Roman"/>
            <w:color w:val="3A3A3A"/>
            <w:sz w:val="24"/>
            <w:szCs w:val="24"/>
            <w:highlight w:val="white"/>
          </w:rPr>
          <w:t>Ultimately</w:t>
        </w:r>
      </w:ins>
      <w:ins w:id="70" w:author="Vince Egalla" w:date="2020-12-10T22:48:00Z">
        <w:r w:rsidR="0010673B">
          <w:rPr>
            <w:rFonts w:ascii="Times New Roman" w:eastAsia="Times New Roman" w:hAnsi="Times New Roman" w:cs="Times New Roman"/>
            <w:color w:val="3A3A3A"/>
            <w:sz w:val="24"/>
            <w:szCs w:val="24"/>
            <w:highlight w:val="white"/>
          </w:rPr>
          <w:t>, the</w:t>
        </w:r>
      </w:ins>
      <w:r>
        <w:rPr>
          <w:rFonts w:ascii="Times New Roman" w:eastAsia="Times New Roman" w:hAnsi="Times New Roman" w:cs="Times New Roman"/>
          <w:color w:val="3A3A3A"/>
          <w:sz w:val="24"/>
          <w:szCs w:val="24"/>
          <w:highlight w:val="white"/>
        </w:rPr>
        <w:t xml:space="preserve"> antidumping tariff raised th</w:t>
      </w:r>
      <w:r>
        <w:rPr>
          <w:rFonts w:ascii="Times New Roman" w:eastAsia="Times New Roman" w:hAnsi="Times New Roman" w:cs="Times New Roman"/>
          <w:color w:val="222222"/>
          <w:sz w:val="24"/>
          <w:szCs w:val="24"/>
        </w:rPr>
        <w:t xml:space="preserve">e US domestic price of </w:t>
      </w:r>
      <w:del w:id="71" w:author="Vince Egalla" w:date="2020-12-10T22:48:00Z">
        <w:r w:rsidDel="0010673B">
          <w:rPr>
            <w:rFonts w:ascii="Times New Roman" w:eastAsia="Times New Roman" w:hAnsi="Times New Roman" w:cs="Times New Roman"/>
            <w:color w:val="222222"/>
            <w:sz w:val="24"/>
            <w:szCs w:val="24"/>
          </w:rPr>
          <w:delText xml:space="preserve">processed </w:delText>
        </w:r>
      </w:del>
      <w:r>
        <w:rPr>
          <w:rFonts w:ascii="Times New Roman" w:eastAsia="Times New Roman" w:hAnsi="Times New Roman" w:cs="Times New Roman"/>
          <w:color w:val="222222"/>
          <w:sz w:val="24"/>
          <w:szCs w:val="24"/>
        </w:rPr>
        <w:t>catﬁsh and lowered the Vietnamese export price. The fall in the price of Vietnamese catﬁsh</w:t>
      </w:r>
      <w:ins w:id="72" w:author="Vince Egalla" w:date="2020-12-10T22:51:00Z">
        <w:r w:rsidR="0010673B">
          <w:rPr>
            <w:rFonts w:ascii="Times New Roman" w:eastAsia="Times New Roman" w:hAnsi="Times New Roman" w:cs="Times New Roman"/>
            <w:color w:val="222222"/>
            <w:sz w:val="24"/>
            <w:szCs w:val="24"/>
          </w:rPr>
          <w:t xml:space="preserve"> then </w:t>
        </w:r>
      </w:ins>
    </w:p>
    <w:p w14:paraId="5889A1B9" w14:textId="4728F166" w:rsidR="007C6175" w:rsidRDefault="00875B97">
      <w:pPr>
        <w:pBdr>
          <w:top w:val="nil"/>
          <w:left w:val="nil"/>
          <w:bottom w:val="nil"/>
          <w:right w:val="nil"/>
          <w:between w:val="nil"/>
        </w:pBdr>
        <w:spacing w:line="480" w:lineRule="auto"/>
        <w:rPr>
          <w:rFonts w:ascii="Times New Roman" w:eastAsia="Times New Roman" w:hAnsi="Times New Roman" w:cs="Times New Roman"/>
          <w:color w:val="231F20"/>
          <w:sz w:val="57"/>
          <w:szCs w:val="57"/>
          <w:highlight w:val="white"/>
        </w:rPr>
      </w:pPr>
      <w:r>
        <w:rPr>
          <w:rFonts w:ascii="Times New Roman" w:eastAsia="Times New Roman" w:hAnsi="Times New Roman" w:cs="Times New Roman"/>
          <w:color w:val="222222"/>
          <w:sz w:val="24"/>
          <w:szCs w:val="24"/>
        </w:rPr>
        <w:t>c</w:t>
      </w:r>
      <w:r>
        <w:rPr>
          <w:rFonts w:ascii="Times New Roman" w:eastAsia="Times New Roman" w:hAnsi="Times New Roman" w:cs="Times New Roman"/>
          <w:color w:val="222222"/>
          <w:sz w:val="24"/>
          <w:szCs w:val="24"/>
        </w:rPr>
        <w:t>aused</w:t>
      </w:r>
      <w:ins w:id="73" w:author="Vince Egalla" w:date="2020-12-10T22:51:00Z">
        <w:r w:rsidR="0010673B">
          <w:rPr>
            <w:rFonts w:ascii="Times New Roman" w:eastAsia="Times New Roman" w:hAnsi="Times New Roman" w:cs="Times New Roman"/>
            <w:color w:val="222222"/>
            <w:sz w:val="24"/>
            <w:szCs w:val="24"/>
          </w:rPr>
          <w:t xml:space="preserve"> </w:t>
        </w:r>
      </w:ins>
      <w:del w:id="74" w:author="Vince Egalla" w:date="2020-12-10T22:51:00Z">
        <w:r w:rsidDel="0010673B">
          <w:rPr>
            <w:rFonts w:ascii="Times New Roman" w:eastAsia="Times New Roman" w:hAnsi="Times New Roman" w:cs="Times New Roman"/>
            <w:color w:val="222222"/>
            <w:sz w:val="24"/>
            <w:szCs w:val="24"/>
          </w:rPr>
          <w:delText xml:space="preserve"> </w:delText>
        </w:r>
        <w:r w:rsidDel="0010673B">
          <w:rPr>
            <w:rFonts w:ascii="Times New Roman" w:eastAsia="Times New Roman" w:hAnsi="Times New Roman" w:cs="Times New Roman"/>
            <w:color w:val="222222"/>
            <w:sz w:val="24"/>
            <w:szCs w:val="24"/>
          </w:rPr>
          <w:delText xml:space="preserve">by the US tariff raised </w:delText>
        </w:r>
      </w:del>
      <w:r>
        <w:rPr>
          <w:rFonts w:ascii="Times New Roman" w:eastAsia="Times New Roman" w:hAnsi="Times New Roman" w:cs="Times New Roman"/>
          <w:color w:val="222222"/>
          <w:sz w:val="24"/>
          <w:szCs w:val="24"/>
        </w:rPr>
        <w:t xml:space="preserve">market demand outside the USA </w:t>
      </w:r>
      <w:ins w:id="75" w:author="Vince Egalla" w:date="2020-12-10T22:51:00Z">
        <w:r w:rsidR="0010673B">
          <w:rPr>
            <w:rFonts w:ascii="Times New Roman" w:eastAsia="Times New Roman" w:hAnsi="Times New Roman" w:cs="Times New Roman"/>
            <w:color w:val="222222"/>
            <w:sz w:val="24"/>
            <w:szCs w:val="24"/>
          </w:rPr>
          <w:t xml:space="preserve">to dramatically increase, </w:t>
        </w:r>
      </w:ins>
      <w:r>
        <w:rPr>
          <w:rFonts w:ascii="Times New Roman" w:eastAsia="Times New Roman" w:hAnsi="Times New Roman" w:cs="Times New Roman"/>
          <w:color w:val="222222"/>
          <w:sz w:val="24"/>
          <w:szCs w:val="24"/>
        </w:rPr>
        <w:t>and consequently</w:t>
      </w:r>
      <w:ins w:id="76" w:author="Vince Egalla" w:date="2020-12-10T22:51:00Z">
        <w:r w:rsidR="0010673B">
          <w:rPr>
            <w:rFonts w:ascii="Times New Roman" w:eastAsia="Times New Roman" w:hAnsi="Times New Roman" w:cs="Times New Roman"/>
            <w:color w:val="222222"/>
            <w:sz w:val="24"/>
            <w:szCs w:val="24"/>
          </w:rPr>
          <w:t>,</w:t>
        </w:r>
      </w:ins>
      <w:r>
        <w:rPr>
          <w:rFonts w:ascii="Times New Roman" w:eastAsia="Times New Roman" w:hAnsi="Times New Roman" w:cs="Times New Roman"/>
          <w:color w:val="222222"/>
          <w:sz w:val="24"/>
          <w:szCs w:val="24"/>
        </w:rPr>
        <w:t xml:space="preserve"> boosted the Vietnamese export volume of catfish</w:t>
      </w:r>
      <w:ins w:id="77" w:author="Vince Egalla" w:date="2020-12-10T22:52:00Z">
        <w:r w:rsidR="0010673B">
          <w:rPr>
            <w:rFonts w:ascii="Times New Roman" w:eastAsia="Times New Roman" w:hAnsi="Times New Roman" w:cs="Times New Roman"/>
            <w:color w:val="222222"/>
            <w:sz w:val="24"/>
            <w:szCs w:val="24"/>
          </w:rPr>
          <w:t xml:space="preserve"> over time</w:t>
        </w:r>
      </w:ins>
      <w:del w:id="78" w:author="Vince Egalla" w:date="2020-12-10T22:47:00Z">
        <w:r w:rsidDel="0010673B">
          <w:rPr>
            <w:rFonts w:ascii="Times New Roman" w:eastAsia="Times New Roman" w:hAnsi="Times New Roman" w:cs="Times New Roman"/>
            <w:color w:val="222222"/>
            <w:sz w:val="24"/>
            <w:szCs w:val="24"/>
          </w:rPr>
          <w:delText>.</w:delText>
        </w:r>
      </w:del>
      <w:ins w:id="79" w:author="Vince Egalla" w:date="2020-12-10T22:47:00Z">
        <w:r w:rsidR="0010673B">
          <w:rPr>
            <w:rFonts w:ascii="Times New Roman" w:eastAsia="Times New Roman" w:hAnsi="Times New Roman" w:cs="Times New Roman"/>
            <w:color w:val="222222"/>
            <w:sz w:val="24"/>
            <w:szCs w:val="24"/>
          </w:rPr>
          <w:t xml:space="preserve"> </w:t>
        </w:r>
      </w:ins>
      <w:r>
        <w:rPr>
          <w:rFonts w:ascii="Times New Roman" w:eastAsia="Times New Roman" w:hAnsi="Times New Roman" w:cs="Times New Roman"/>
          <w:color w:val="222222"/>
          <w:sz w:val="24"/>
          <w:szCs w:val="24"/>
        </w:rPr>
        <w:t>(</w:t>
      </w:r>
      <w:r>
        <w:rPr>
          <w:rFonts w:ascii="Times New Roman" w:eastAsia="Times New Roman" w:hAnsi="Times New Roman" w:cs="Times New Roman"/>
          <w:color w:val="3A3A3A"/>
          <w:sz w:val="24"/>
          <w:szCs w:val="24"/>
          <w:highlight w:val="white"/>
        </w:rPr>
        <w:t xml:space="preserve">Duc, </w:t>
      </w:r>
      <w:r>
        <w:rPr>
          <w:rFonts w:ascii="Times New Roman" w:eastAsia="Times New Roman" w:hAnsi="Times New Roman" w:cs="Times New Roman"/>
          <w:color w:val="3A3A3A"/>
          <w:sz w:val="24"/>
          <w:szCs w:val="24"/>
          <w:highlight w:val="white"/>
        </w:rPr>
        <w:t>N.,2010).</w:t>
      </w:r>
    </w:p>
    <w:p w14:paraId="330E288C" w14:textId="77777777" w:rsidR="007C6175" w:rsidRDefault="007C6175">
      <w:pPr>
        <w:pBdr>
          <w:top w:val="nil"/>
          <w:left w:val="nil"/>
          <w:bottom w:val="nil"/>
          <w:right w:val="nil"/>
          <w:between w:val="nil"/>
        </w:pBdr>
        <w:spacing w:line="480" w:lineRule="auto"/>
        <w:rPr>
          <w:rFonts w:ascii="Times New Roman" w:eastAsia="Times New Roman" w:hAnsi="Times New Roman" w:cs="Times New Roman"/>
          <w:color w:val="3A3A3A"/>
          <w:sz w:val="24"/>
          <w:szCs w:val="24"/>
          <w:highlight w:val="white"/>
        </w:rPr>
      </w:pPr>
    </w:p>
    <w:p w14:paraId="413663BE" w14:textId="77777777" w:rsidR="007C6175" w:rsidRDefault="007C6175">
      <w:pPr>
        <w:spacing w:line="480" w:lineRule="auto"/>
        <w:rPr>
          <w:rFonts w:ascii="Times New Roman" w:eastAsia="Times New Roman" w:hAnsi="Times New Roman" w:cs="Times New Roman"/>
          <w:color w:val="3A3A3A"/>
          <w:sz w:val="24"/>
          <w:szCs w:val="24"/>
          <w:highlight w:val="white"/>
        </w:rPr>
      </w:pPr>
    </w:p>
    <w:p w14:paraId="5E9D448A" w14:textId="0AFEAB8E" w:rsidR="007C6175" w:rsidDel="0010673B" w:rsidRDefault="00875B97">
      <w:pPr>
        <w:spacing w:line="480" w:lineRule="auto"/>
        <w:rPr>
          <w:del w:id="80" w:author="Vince Egalla" w:date="2020-12-10T22:53:00Z"/>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 xml:space="preserve">Labeling: </w:t>
      </w:r>
      <w:r>
        <w:rPr>
          <w:rFonts w:ascii="Times New Roman" w:eastAsia="Times New Roman" w:hAnsi="Times New Roman" w:cs="Times New Roman"/>
          <w:color w:val="222222"/>
          <w:sz w:val="24"/>
          <w:szCs w:val="24"/>
        </w:rPr>
        <w:t xml:space="preserve">The domestic catfish </w:t>
      </w:r>
      <w:del w:id="81" w:author="Vince Egalla" w:date="2020-12-10T22:52:00Z">
        <w:r w:rsidDel="0010673B">
          <w:rPr>
            <w:rFonts w:ascii="Times New Roman" w:eastAsia="Times New Roman" w:hAnsi="Times New Roman" w:cs="Times New Roman"/>
            <w:color w:val="222222"/>
            <w:sz w:val="24"/>
            <w:szCs w:val="24"/>
          </w:rPr>
          <w:delText xml:space="preserve">industry </w:delText>
        </w:r>
      </w:del>
      <w:ins w:id="82" w:author="Vince Egalla" w:date="2020-12-10T22:52:00Z">
        <w:r w:rsidR="0010673B">
          <w:rPr>
            <w:rFonts w:ascii="Times New Roman" w:eastAsia="Times New Roman" w:hAnsi="Times New Roman" w:cs="Times New Roman"/>
            <w:color w:val="222222"/>
            <w:sz w:val="24"/>
            <w:szCs w:val="24"/>
          </w:rPr>
          <w:t>market</w:t>
        </w:r>
        <w:r w:rsidR="0010673B">
          <w:rPr>
            <w:rFonts w:ascii="Times New Roman" w:eastAsia="Times New Roman" w:hAnsi="Times New Roman" w:cs="Times New Roman"/>
            <w:color w:val="222222"/>
            <w:sz w:val="24"/>
            <w:szCs w:val="24"/>
          </w:rPr>
          <w:t xml:space="preserve"> </w:t>
        </w:r>
      </w:ins>
      <w:r>
        <w:rPr>
          <w:rFonts w:ascii="Times New Roman" w:eastAsia="Times New Roman" w:hAnsi="Times New Roman" w:cs="Times New Roman"/>
          <w:color w:val="222222"/>
          <w:sz w:val="24"/>
          <w:szCs w:val="24"/>
        </w:rPr>
        <w:t>is an important industry in the southern states</w:t>
      </w:r>
      <w:ins w:id="83" w:author="Vince Egalla" w:date="2020-12-10T22:52:00Z">
        <w:r w:rsidR="0010673B">
          <w:rPr>
            <w:rFonts w:ascii="Times New Roman" w:eastAsia="Times New Roman" w:hAnsi="Times New Roman" w:cs="Times New Roman"/>
            <w:color w:val="222222"/>
            <w:sz w:val="24"/>
            <w:szCs w:val="24"/>
          </w:rPr>
          <w:t xml:space="preserve"> of</w:t>
        </w:r>
      </w:ins>
      <w:del w:id="84" w:author="Vince Egalla" w:date="2020-12-10T22:52:00Z">
        <w:r w:rsidDel="0010673B">
          <w:rPr>
            <w:rFonts w:ascii="Times New Roman" w:eastAsia="Times New Roman" w:hAnsi="Times New Roman" w:cs="Times New Roman"/>
            <w:color w:val="222222"/>
            <w:sz w:val="24"/>
            <w:szCs w:val="24"/>
          </w:rPr>
          <w:delText>:</w:delText>
        </w:r>
      </w:del>
      <w:ins w:id="85" w:author="Vince Egalla" w:date="2020-12-10T22:52:00Z">
        <w:r w:rsidR="0010673B">
          <w:rPr>
            <w:rFonts w:ascii="Times New Roman" w:eastAsia="Times New Roman" w:hAnsi="Times New Roman" w:cs="Times New Roman"/>
            <w:color w:val="222222"/>
            <w:sz w:val="24"/>
            <w:szCs w:val="24"/>
          </w:rPr>
          <w:t xml:space="preserve"> </w:t>
        </w:r>
      </w:ins>
      <w:r>
        <w:rPr>
          <w:rFonts w:ascii="Times New Roman" w:eastAsia="Times New Roman" w:hAnsi="Times New Roman" w:cs="Times New Roman"/>
          <w:color w:val="222222"/>
          <w:sz w:val="24"/>
          <w:szCs w:val="24"/>
        </w:rPr>
        <w:t xml:space="preserve">Alabama, Arkansas, </w:t>
      </w:r>
      <w:proofErr w:type="gramStart"/>
      <w:r>
        <w:rPr>
          <w:rFonts w:ascii="Times New Roman" w:eastAsia="Times New Roman" w:hAnsi="Times New Roman" w:cs="Times New Roman"/>
          <w:color w:val="222222"/>
          <w:sz w:val="24"/>
          <w:szCs w:val="24"/>
        </w:rPr>
        <w:t>Mississippi</w:t>
      </w:r>
      <w:proofErr w:type="gramEnd"/>
      <w:r>
        <w:rPr>
          <w:rFonts w:ascii="Times New Roman" w:eastAsia="Times New Roman" w:hAnsi="Times New Roman" w:cs="Times New Roman"/>
          <w:color w:val="222222"/>
          <w:sz w:val="24"/>
          <w:szCs w:val="24"/>
        </w:rPr>
        <w:t xml:space="preserve"> and Louisiana</w:t>
      </w:r>
      <w:del w:id="86" w:author="Vince Egalla" w:date="2020-12-10T22:52:00Z">
        <w:r w:rsidDel="0010673B">
          <w:rPr>
            <w:rFonts w:ascii="Times New Roman" w:eastAsia="Times New Roman" w:hAnsi="Times New Roman" w:cs="Times New Roman"/>
            <w:color w:val="222222"/>
            <w:sz w:val="24"/>
            <w:szCs w:val="24"/>
          </w:rPr>
          <w:delText>.)</w:delText>
        </w:r>
      </w:del>
      <w:r>
        <w:rPr>
          <w:rFonts w:ascii="Times New Roman" w:eastAsia="Times New Roman" w:hAnsi="Times New Roman" w:cs="Times New Roman"/>
          <w:color w:val="222222"/>
          <w:sz w:val="24"/>
          <w:szCs w:val="24"/>
        </w:rPr>
        <w:t xml:space="preserve">. Faced with increasing competition from cheaper </w:t>
      </w:r>
      <w:r>
        <w:rPr>
          <w:rFonts w:ascii="Times New Roman" w:eastAsia="Times New Roman" w:hAnsi="Times New Roman" w:cs="Times New Roman"/>
          <w:color w:val="222222"/>
          <w:sz w:val="24"/>
          <w:szCs w:val="24"/>
        </w:rPr>
        <w:lastRenderedPageBreak/>
        <w:t xml:space="preserve">Vietnamese </w:t>
      </w:r>
      <w:del w:id="87" w:author="Vince Egalla" w:date="2020-12-10T22:52:00Z">
        <w:r w:rsidDel="0010673B">
          <w:rPr>
            <w:rFonts w:ascii="Times New Roman" w:eastAsia="Times New Roman" w:hAnsi="Times New Roman" w:cs="Times New Roman"/>
            <w:color w:val="222222"/>
            <w:sz w:val="24"/>
            <w:szCs w:val="24"/>
          </w:rPr>
          <w:delText xml:space="preserve">catfish </w:delText>
        </w:r>
      </w:del>
      <w:ins w:id="88" w:author="Vince Egalla" w:date="2020-12-10T22:52:00Z">
        <w:r w:rsidR="0010673B">
          <w:rPr>
            <w:rFonts w:ascii="Times New Roman" w:eastAsia="Times New Roman" w:hAnsi="Times New Roman" w:cs="Times New Roman"/>
            <w:color w:val="222222"/>
            <w:sz w:val="24"/>
            <w:szCs w:val="24"/>
          </w:rPr>
          <w:t>imports</w:t>
        </w:r>
        <w:r w:rsidR="0010673B">
          <w:rPr>
            <w:rFonts w:ascii="Times New Roman" w:eastAsia="Times New Roman" w:hAnsi="Times New Roman" w:cs="Times New Roman"/>
            <w:color w:val="222222"/>
            <w:sz w:val="24"/>
            <w:szCs w:val="24"/>
          </w:rPr>
          <w:t xml:space="preserve"> </w:t>
        </w:r>
      </w:ins>
      <w:r>
        <w:rPr>
          <w:rFonts w:ascii="Times New Roman" w:eastAsia="Times New Roman" w:hAnsi="Times New Roman" w:cs="Times New Roman"/>
          <w:color w:val="222222"/>
          <w:sz w:val="24"/>
          <w:szCs w:val="24"/>
        </w:rPr>
        <w:t>and deeming such competition unfair, the A</w:t>
      </w:r>
      <w:r>
        <w:rPr>
          <w:rFonts w:ascii="Times New Roman" w:eastAsia="Times New Roman" w:hAnsi="Times New Roman" w:cs="Times New Roman"/>
          <w:color w:val="222222"/>
          <w:sz w:val="24"/>
          <w:szCs w:val="24"/>
        </w:rPr>
        <w:t>ssociation of Catfish Farmers of America (CFA)</w:t>
      </w:r>
      <w:del w:id="89" w:author="Vince Egalla" w:date="2020-12-10T22:53:00Z">
        <w:r w:rsidDel="0010673B">
          <w:rPr>
            <w:rFonts w:ascii="Times New Roman" w:eastAsia="Times New Roman" w:hAnsi="Times New Roman" w:cs="Times New Roman"/>
            <w:color w:val="222222"/>
            <w:sz w:val="24"/>
            <w:szCs w:val="24"/>
          </w:rPr>
          <w:delText>,</w:delText>
        </w:r>
        <w:r w:rsidDel="0010673B">
          <w:rPr>
            <w:rFonts w:ascii="Times New Roman" w:eastAsia="Times New Roman" w:hAnsi="Times New Roman" w:cs="Times New Roman"/>
            <w:color w:val="222222"/>
            <w:sz w:val="24"/>
            <w:szCs w:val="24"/>
          </w:rPr>
          <w:delText xml:space="preserve"> a trade association of farmers and processors</w:delText>
        </w:r>
        <w:r w:rsidDel="0010673B">
          <w:rPr>
            <w:rFonts w:ascii="Times New Roman" w:eastAsia="Times New Roman" w:hAnsi="Times New Roman" w:cs="Times New Roman"/>
            <w:color w:val="222222"/>
            <w:sz w:val="24"/>
            <w:szCs w:val="24"/>
          </w:rPr>
          <w:delText>,</w:delText>
        </w:r>
      </w:del>
      <w:r>
        <w:rPr>
          <w:rFonts w:ascii="Times New Roman" w:eastAsia="Times New Roman" w:hAnsi="Times New Roman" w:cs="Times New Roman"/>
          <w:color w:val="222222"/>
          <w:sz w:val="24"/>
          <w:szCs w:val="24"/>
        </w:rPr>
        <w:t xml:space="preserve"> initiated campaigns to halt catfish imports in 2002.</w:t>
      </w:r>
    </w:p>
    <w:p w14:paraId="67080DD9" w14:textId="77777777" w:rsidR="0010673B" w:rsidRDefault="0010673B">
      <w:pPr>
        <w:spacing w:line="480" w:lineRule="auto"/>
        <w:rPr>
          <w:ins w:id="90" w:author="Vince Egalla" w:date="2020-12-10T22:53:00Z"/>
          <w:rFonts w:ascii="Times New Roman" w:eastAsia="Times New Roman" w:hAnsi="Times New Roman" w:cs="Times New Roman"/>
          <w:color w:val="222222"/>
          <w:sz w:val="24"/>
          <w:szCs w:val="24"/>
        </w:rPr>
      </w:pPr>
    </w:p>
    <w:p w14:paraId="525B5E23" w14:textId="77777777" w:rsidR="007C6175" w:rsidRDefault="007C6175">
      <w:pPr>
        <w:spacing w:line="480" w:lineRule="auto"/>
        <w:rPr>
          <w:rFonts w:ascii="Times New Roman" w:eastAsia="Times New Roman" w:hAnsi="Times New Roman" w:cs="Times New Roman"/>
          <w:color w:val="222222"/>
          <w:sz w:val="24"/>
          <w:szCs w:val="24"/>
        </w:rPr>
      </w:pPr>
    </w:p>
    <w:p w14:paraId="16375629" w14:textId="50515A89" w:rsidR="007C6175" w:rsidRPr="0004389E" w:rsidDel="0004389E" w:rsidRDefault="00875B97">
      <w:pPr>
        <w:spacing w:line="480" w:lineRule="auto"/>
        <w:rPr>
          <w:del w:id="91" w:author="Vince Egalla" w:date="2020-12-10T22:55:00Z"/>
          <w:rFonts w:ascii="Times New Roman" w:eastAsia="Times New Roman" w:hAnsi="Times New Roman" w:cs="Times New Roman"/>
          <w:bCs/>
          <w:color w:val="222222"/>
          <w:sz w:val="24"/>
          <w:szCs w:val="24"/>
          <w:rPrChange w:id="92" w:author="Vince Egalla" w:date="2020-12-10T22:59:00Z">
            <w:rPr>
              <w:del w:id="93" w:author="Vince Egalla" w:date="2020-12-10T22:55:00Z"/>
              <w:rFonts w:ascii="Times New Roman" w:eastAsia="Times New Roman" w:hAnsi="Times New Roman" w:cs="Times New Roman"/>
              <w:b/>
              <w:color w:val="222222"/>
              <w:sz w:val="24"/>
              <w:szCs w:val="24"/>
            </w:rPr>
          </w:rPrChange>
        </w:rPr>
      </w:pPr>
      <w:r>
        <w:rPr>
          <w:rFonts w:ascii="Times New Roman" w:eastAsia="Times New Roman" w:hAnsi="Times New Roman" w:cs="Times New Roman"/>
          <w:color w:val="222222"/>
          <w:sz w:val="24"/>
          <w:szCs w:val="24"/>
        </w:rPr>
        <w:t xml:space="preserve">First, </w:t>
      </w:r>
      <w:ins w:id="94" w:author="Vince Egalla" w:date="2020-12-10T22:53:00Z">
        <w:r w:rsidR="0010673B">
          <w:rPr>
            <w:rFonts w:ascii="Times New Roman" w:eastAsia="Times New Roman" w:hAnsi="Times New Roman" w:cs="Times New Roman"/>
            <w:color w:val="222222"/>
            <w:sz w:val="24"/>
            <w:szCs w:val="24"/>
          </w:rPr>
          <w:t>the CFA</w:t>
        </w:r>
      </w:ins>
      <w:del w:id="95" w:author="Vince Egalla" w:date="2020-12-10T22:53:00Z">
        <w:r w:rsidDel="0010673B">
          <w:rPr>
            <w:rFonts w:ascii="Times New Roman" w:eastAsia="Times New Roman" w:hAnsi="Times New Roman" w:cs="Times New Roman"/>
            <w:color w:val="222222"/>
            <w:sz w:val="24"/>
            <w:szCs w:val="24"/>
          </w:rPr>
          <w:delText>it</w:delText>
        </w:r>
      </w:del>
      <w:r>
        <w:rPr>
          <w:rFonts w:ascii="Times New Roman" w:eastAsia="Times New Roman" w:hAnsi="Times New Roman" w:cs="Times New Roman"/>
          <w:color w:val="222222"/>
          <w:sz w:val="24"/>
          <w:szCs w:val="24"/>
        </w:rPr>
        <w:t xml:space="preserve"> pursued a labeling campaign whereby Vietnamese products were forced to be sold </w:t>
      </w:r>
      <w:del w:id="96" w:author="Vince Egalla" w:date="2020-12-10T22:54:00Z">
        <w:r w:rsidDel="0010673B">
          <w:rPr>
            <w:rFonts w:ascii="Times New Roman" w:eastAsia="Times New Roman" w:hAnsi="Times New Roman" w:cs="Times New Roman"/>
            <w:color w:val="222222"/>
            <w:sz w:val="24"/>
            <w:szCs w:val="24"/>
          </w:rPr>
          <w:delText xml:space="preserve">as </w:delText>
        </w:r>
      </w:del>
      <w:ins w:id="97" w:author="Vince Egalla" w:date="2020-12-10T22:54:00Z">
        <w:r w:rsidR="0010673B">
          <w:rPr>
            <w:rFonts w:ascii="Times New Roman" w:eastAsia="Times New Roman" w:hAnsi="Times New Roman" w:cs="Times New Roman"/>
            <w:color w:val="222222"/>
            <w:sz w:val="24"/>
            <w:szCs w:val="24"/>
          </w:rPr>
          <w:t>under the name</w:t>
        </w:r>
        <w:r w:rsidR="0010673B">
          <w:rPr>
            <w:rFonts w:ascii="Times New Roman" w:eastAsia="Times New Roman" w:hAnsi="Times New Roman" w:cs="Times New Roman"/>
            <w:color w:val="222222"/>
            <w:sz w:val="24"/>
            <w:szCs w:val="24"/>
          </w:rPr>
          <w:t xml:space="preserve"> </w:t>
        </w:r>
      </w:ins>
      <w:ins w:id="98" w:author="Vince Egalla" w:date="2020-12-10T22:53:00Z">
        <w:r w:rsidR="0010673B">
          <w:rPr>
            <w:rFonts w:ascii="Times New Roman" w:eastAsia="Times New Roman" w:hAnsi="Times New Roman" w:cs="Times New Roman"/>
            <w:color w:val="222222"/>
            <w:sz w:val="24"/>
            <w:szCs w:val="24"/>
          </w:rPr>
          <w:t>“</w:t>
        </w:r>
      </w:ins>
      <w:proofErr w:type="spellStart"/>
      <w:r w:rsidRPr="0010673B">
        <w:rPr>
          <w:rFonts w:ascii="Times New Roman" w:eastAsia="Times New Roman" w:hAnsi="Times New Roman" w:cs="Times New Roman"/>
          <w:iCs/>
          <w:color w:val="222222"/>
          <w:sz w:val="24"/>
          <w:szCs w:val="24"/>
          <w:rPrChange w:id="99" w:author="Vince Egalla" w:date="2020-12-10T22:53:00Z">
            <w:rPr>
              <w:rFonts w:ascii="Times New Roman" w:eastAsia="Times New Roman" w:hAnsi="Times New Roman" w:cs="Times New Roman"/>
              <w:i/>
              <w:color w:val="222222"/>
              <w:sz w:val="24"/>
              <w:szCs w:val="24"/>
            </w:rPr>
          </w:rPrChange>
        </w:rPr>
        <w:t>tra</w:t>
      </w:r>
      <w:proofErr w:type="spellEnd"/>
      <w:ins w:id="100" w:author="Vince Egalla" w:date="2020-12-10T22:53:00Z">
        <w:r w:rsidR="0010673B">
          <w:rPr>
            <w:rFonts w:ascii="Times New Roman" w:eastAsia="Times New Roman" w:hAnsi="Times New Roman" w:cs="Times New Roman"/>
            <w:iCs/>
            <w:color w:val="222222"/>
            <w:sz w:val="24"/>
            <w:szCs w:val="24"/>
          </w:rPr>
          <w:t>”</w:t>
        </w:r>
      </w:ins>
      <w:r>
        <w:rPr>
          <w:rFonts w:ascii="Times New Roman" w:eastAsia="Times New Roman" w:hAnsi="Times New Roman" w:cs="Times New Roman"/>
          <w:color w:val="222222"/>
          <w:sz w:val="24"/>
          <w:szCs w:val="24"/>
        </w:rPr>
        <w:t xml:space="preserve"> and </w:t>
      </w:r>
      <w:ins w:id="101" w:author="Vince Egalla" w:date="2020-12-10T22:53:00Z">
        <w:r w:rsidR="0010673B">
          <w:rPr>
            <w:rFonts w:ascii="Times New Roman" w:eastAsia="Times New Roman" w:hAnsi="Times New Roman" w:cs="Times New Roman"/>
            <w:color w:val="222222"/>
            <w:sz w:val="24"/>
            <w:szCs w:val="24"/>
          </w:rPr>
          <w:t>“</w:t>
        </w:r>
      </w:ins>
      <w:proofErr w:type="spellStart"/>
      <w:r w:rsidRPr="0010673B">
        <w:rPr>
          <w:rFonts w:ascii="Times New Roman" w:eastAsia="Times New Roman" w:hAnsi="Times New Roman" w:cs="Times New Roman"/>
          <w:iCs/>
          <w:color w:val="222222"/>
          <w:sz w:val="24"/>
          <w:szCs w:val="24"/>
          <w:rPrChange w:id="102" w:author="Vince Egalla" w:date="2020-12-10T22:53:00Z">
            <w:rPr>
              <w:rFonts w:ascii="Times New Roman" w:eastAsia="Times New Roman" w:hAnsi="Times New Roman" w:cs="Times New Roman"/>
              <w:i/>
              <w:color w:val="222222"/>
              <w:sz w:val="24"/>
              <w:szCs w:val="24"/>
            </w:rPr>
          </w:rPrChange>
        </w:rPr>
        <w:t>basa</w:t>
      </w:r>
      <w:proofErr w:type="spellEnd"/>
      <w:r>
        <w:rPr>
          <w:rFonts w:ascii="Times New Roman" w:eastAsia="Times New Roman" w:hAnsi="Times New Roman" w:cs="Times New Roman"/>
          <w:color w:val="222222"/>
          <w:sz w:val="24"/>
          <w:szCs w:val="24"/>
        </w:rPr>
        <w:t>,</w:t>
      </w:r>
      <w:ins w:id="103" w:author="Vince Egalla" w:date="2020-12-10T22:53:00Z">
        <w:r w:rsidR="0010673B">
          <w:rPr>
            <w:rFonts w:ascii="Times New Roman" w:eastAsia="Times New Roman" w:hAnsi="Times New Roman" w:cs="Times New Roman"/>
            <w:color w:val="222222"/>
            <w:sz w:val="24"/>
            <w:szCs w:val="24"/>
          </w:rPr>
          <w:t>”</w:t>
        </w:r>
      </w:ins>
      <w:r>
        <w:rPr>
          <w:rFonts w:ascii="Times New Roman" w:eastAsia="Times New Roman" w:hAnsi="Times New Roman" w:cs="Times New Roman"/>
          <w:color w:val="222222"/>
          <w:sz w:val="24"/>
          <w:szCs w:val="24"/>
        </w:rPr>
        <w:t xml:space="preserve"> a</w:t>
      </w:r>
      <w:r>
        <w:rPr>
          <w:rFonts w:ascii="Times New Roman" w:eastAsia="Times New Roman" w:hAnsi="Times New Roman" w:cs="Times New Roman"/>
          <w:color w:val="222222"/>
          <w:sz w:val="24"/>
          <w:szCs w:val="24"/>
        </w:rPr>
        <w:t xml:space="preserve"> different product from the </w:t>
      </w:r>
      <w:del w:id="104" w:author="Vince Egalla" w:date="2020-12-10T22:54:00Z">
        <w:r w:rsidDel="0010673B">
          <w:rPr>
            <w:rFonts w:ascii="Times New Roman" w:eastAsia="Times New Roman" w:hAnsi="Times New Roman" w:cs="Times New Roman"/>
            <w:color w:val="222222"/>
            <w:sz w:val="24"/>
            <w:szCs w:val="24"/>
          </w:rPr>
          <w:delText xml:space="preserve">American </w:delText>
        </w:r>
      </w:del>
      <w:ins w:id="105" w:author="Vince Egalla" w:date="2020-12-10T22:54:00Z">
        <w:r w:rsidR="0010673B">
          <w:rPr>
            <w:rFonts w:ascii="Times New Roman" w:eastAsia="Times New Roman" w:hAnsi="Times New Roman" w:cs="Times New Roman"/>
            <w:color w:val="222222"/>
            <w:sz w:val="24"/>
            <w:szCs w:val="24"/>
          </w:rPr>
          <w:t>stateside produced</w:t>
        </w:r>
        <w:r w:rsidR="0010673B">
          <w:rPr>
            <w:rFonts w:ascii="Times New Roman" w:eastAsia="Times New Roman" w:hAnsi="Times New Roman" w:cs="Times New Roman"/>
            <w:color w:val="222222"/>
            <w:sz w:val="24"/>
            <w:szCs w:val="24"/>
          </w:rPr>
          <w:t xml:space="preserve"> </w:t>
        </w:r>
      </w:ins>
      <w:r>
        <w:rPr>
          <w:rFonts w:ascii="Times New Roman" w:eastAsia="Times New Roman" w:hAnsi="Times New Roman" w:cs="Times New Roman"/>
          <w:color w:val="222222"/>
          <w:sz w:val="24"/>
          <w:szCs w:val="24"/>
        </w:rPr>
        <w:t>“channel” catfish</w:t>
      </w:r>
      <w:ins w:id="106" w:author="Vince Egalla" w:date="2020-12-10T22:53:00Z">
        <w:r w:rsidR="0010673B">
          <w:rPr>
            <w:rFonts w:ascii="Times New Roman" w:eastAsia="Times New Roman" w:hAnsi="Times New Roman" w:cs="Times New Roman"/>
            <w:color w:val="222222"/>
            <w:sz w:val="24"/>
            <w:szCs w:val="24"/>
          </w:rPr>
          <w:t xml:space="preserve"> </w:t>
        </w:r>
      </w:ins>
      <w:r>
        <w:rPr>
          <w:rFonts w:ascii="Times New Roman" w:eastAsia="Times New Roman" w:hAnsi="Times New Roman" w:cs="Times New Roman"/>
          <w:color w:val="3A3A3A"/>
          <w:sz w:val="24"/>
          <w:szCs w:val="24"/>
          <w:highlight w:val="white"/>
        </w:rPr>
        <w:t>(Brambilla, P. ,2012)</w:t>
      </w:r>
      <w:r>
        <w:rPr>
          <w:rFonts w:ascii="Times New Roman" w:eastAsia="Times New Roman" w:hAnsi="Times New Roman" w:cs="Times New Roman"/>
          <w:color w:val="222222"/>
          <w:sz w:val="24"/>
          <w:szCs w:val="24"/>
        </w:rPr>
        <w:t>.</w:t>
      </w:r>
      <w:r>
        <w:rPr>
          <w:rFonts w:ascii="Times New Roman" w:eastAsia="Times New Roman" w:hAnsi="Times New Roman" w:cs="Times New Roman"/>
          <w:b/>
          <w:color w:val="222222"/>
          <w:sz w:val="24"/>
          <w:szCs w:val="24"/>
        </w:rPr>
        <w:t xml:space="preserve"> </w:t>
      </w:r>
      <w:r>
        <w:rPr>
          <w:rFonts w:ascii="Times New Roman" w:eastAsia="Times New Roman" w:hAnsi="Times New Roman" w:cs="Times New Roman"/>
          <w:sz w:val="24"/>
          <w:szCs w:val="24"/>
        </w:rPr>
        <w:t xml:space="preserve">After a marketing dispute, </w:t>
      </w:r>
      <w:del w:id="107" w:author="Vince Egalla" w:date="2020-12-10T22:54:00Z">
        <w:r w:rsidDel="0010673B">
          <w:rPr>
            <w:rFonts w:ascii="Times New Roman" w:eastAsia="Times New Roman" w:hAnsi="Times New Roman" w:cs="Times New Roman"/>
            <w:sz w:val="24"/>
            <w:szCs w:val="24"/>
          </w:rPr>
          <w:delText xml:space="preserve">the US </w:delText>
        </w:r>
      </w:del>
      <w:r>
        <w:rPr>
          <w:rFonts w:ascii="Times New Roman" w:eastAsia="Times New Roman" w:hAnsi="Times New Roman" w:cs="Times New Roman"/>
          <w:sz w:val="24"/>
          <w:szCs w:val="24"/>
        </w:rPr>
        <w:t xml:space="preserve">Congress passed a law in November 2002 restricting the use of the word ‘catﬁsh’ for labelling to only varieties from the family </w:t>
      </w:r>
      <w:proofErr w:type="spellStart"/>
      <w:r>
        <w:rPr>
          <w:rFonts w:ascii="Times New Roman" w:eastAsia="Times New Roman" w:hAnsi="Times New Roman" w:cs="Times New Roman"/>
          <w:sz w:val="24"/>
          <w:szCs w:val="24"/>
        </w:rPr>
        <w:t>Ictaluridae</w:t>
      </w:r>
      <w:proofErr w:type="spellEnd"/>
      <w:r>
        <w:rPr>
          <w:rFonts w:ascii="Times New Roman" w:eastAsia="Times New Roman" w:hAnsi="Times New Roman" w:cs="Times New Roman"/>
          <w:sz w:val="24"/>
          <w:szCs w:val="24"/>
        </w:rPr>
        <w:t xml:space="preserve"> farmed in the US</w:t>
      </w:r>
      <w:del w:id="108" w:author="Vince Egalla" w:date="2020-12-10T22:54:00Z">
        <w:r w:rsidDel="0010673B">
          <w:rPr>
            <w:rFonts w:ascii="Times New Roman" w:eastAsia="Times New Roman" w:hAnsi="Times New Roman" w:cs="Times New Roman"/>
            <w:sz w:val="24"/>
            <w:szCs w:val="24"/>
          </w:rPr>
          <w:delText>A</w:delText>
        </w:r>
      </w:del>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Narog</w:t>
      </w:r>
      <w:proofErr w:type="spellEnd"/>
      <w:r>
        <w:rPr>
          <w:rFonts w:ascii="Times New Roman" w:eastAsia="Times New Roman" w:hAnsi="Times New Roman" w:cs="Times New Roman"/>
          <w:sz w:val="24"/>
          <w:szCs w:val="24"/>
        </w:rPr>
        <w:t xml:space="preserve"> 2003), </w:t>
      </w:r>
      <w:del w:id="109" w:author="Vince Egalla" w:date="2020-12-10T22:54:00Z">
        <w:r w:rsidDel="0010673B">
          <w:rPr>
            <w:rFonts w:ascii="Times New Roman" w:eastAsia="Times New Roman" w:hAnsi="Times New Roman" w:cs="Times New Roman"/>
            <w:sz w:val="24"/>
            <w:szCs w:val="24"/>
          </w:rPr>
          <w:delText xml:space="preserve">and this was considered to be </w:delText>
        </w:r>
      </w:del>
      <w:r>
        <w:rPr>
          <w:rFonts w:ascii="Times New Roman" w:eastAsia="Times New Roman" w:hAnsi="Times New Roman" w:cs="Times New Roman"/>
          <w:sz w:val="24"/>
          <w:szCs w:val="24"/>
        </w:rPr>
        <w:t xml:space="preserve">the ﬁrst step </w:t>
      </w:r>
      <w:ins w:id="110" w:author="Vince Egalla" w:date="2020-12-10T22:54:00Z">
        <w:r w:rsidR="0004389E">
          <w:rPr>
            <w:rFonts w:ascii="Times New Roman" w:eastAsia="Times New Roman" w:hAnsi="Times New Roman" w:cs="Times New Roman"/>
            <w:sz w:val="24"/>
            <w:szCs w:val="24"/>
          </w:rPr>
          <w:t>in what may be</w:t>
        </w:r>
      </w:ins>
      <w:ins w:id="111" w:author="Vince Egalla" w:date="2020-12-10T22:55:00Z">
        <w:r w:rsidR="0004389E">
          <w:rPr>
            <w:rFonts w:ascii="Times New Roman" w:eastAsia="Times New Roman" w:hAnsi="Times New Roman" w:cs="Times New Roman"/>
            <w:sz w:val="24"/>
            <w:szCs w:val="24"/>
          </w:rPr>
          <w:t xml:space="preserve"> considered</w:t>
        </w:r>
      </w:ins>
      <w:del w:id="112" w:author="Vince Egalla" w:date="2020-12-10T22:55:00Z">
        <w:r w:rsidDel="0004389E">
          <w:rPr>
            <w:rFonts w:ascii="Times New Roman" w:eastAsia="Times New Roman" w:hAnsi="Times New Roman" w:cs="Times New Roman"/>
            <w:sz w:val="24"/>
            <w:szCs w:val="24"/>
          </w:rPr>
          <w:delText>of</w:delText>
        </w:r>
      </w:del>
      <w:r>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w:t>
      </w:r>
      <w:ins w:id="113" w:author="Vince Egalla" w:date="2020-12-10T22:55:00Z">
        <w:r w:rsidR="0004389E">
          <w:rPr>
            <w:rFonts w:ascii="Times New Roman" w:eastAsia="Times New Roman" w:hAnsi="Times New Roman" w:cs="Times New Roman"/>
            <w:sz w:val="24"/>
            <w:szCs w:val="24"/>
          </w:rPr>
          <w:t>“</w:t>
        </w:r>
      </w:ins>
      <w:del w:id="114" w:author="Vince Egalla" w:date="2020-12-10T22:55:00Z">
        <w:r w:rsidDel="0004389E">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catﬁsh war</w:t>
      </w:r>
      <w:ins w:id="115" w:author="Vince Egalla" w:date="2020-12-10T22:55:00Z">
        <w:r w:rsidR="0004389E">
          <w:rPr>
            <w:rFonts w:ascii="Times New Roman" w:eastAsia="Times New Roman" w:hAnsi="Times New Roman" w:cs="Times New Roman"/>
            <w:sz w:val="24"/>
            <w:szCs w:val="24"/>
          </w:rPr>
          <w:t>”</w:t>
        </w:r>
      </w:ins>
      <w:del w:id="116" w:author="Vince Egalla" w:date="2020-12-10T22:55:00Z">
        <w:r w:rsidDel="0004389E">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r w:rsidRPr="0004389E">
        <w:rPr>
          <w:rFonts w:ascii="Times New Roman" w:eastAsia="Times New Roman" w:hAnsi="Times New Roman" w:cs="Times New Roman"/>
          <w:sz w:val="24"/>
          <w:szCs w:val="24"/>
          <w:rPrChange w:id="117" w:author="Vince Egalla" w:date="2020-12-10T22:59:00Z">
            <w:rPr>
              <w:rFonts w:ascii="Times New Roman" w:eastAsia="Times New Roman" w:hAnsi="Times New Roman" w:cs="Times New Roman"/>
              <w:sz w:val="24"/>
              <w:szCs w:val="24"/>
            </w:rPr>
          </w:rPrChange>
        </w:rPr>
        <w:t>(</w:t>
      </w:r>
      <w:proofErr w:type="spellStart"/>
      <w:r w:rsidRPr="0004389E">
        <w:rPr>
          <w:rFonts w:ascii="Times New Roman" w:eastAsia="Times New Roman" w:hAnsi="Times New Roman" w:cs="Times New Roman"/>
          <w:sz w:val="24"/>
          <w:szCs w:val="24"/>
          <w:rPrChange w:id="118" w:author="Vince Egalla" w:date="2020-12-10T22:59:00Z">
            <w:rPr>
              <w:rFonts w:ascii="Times New Roman" w:eastAsia="Times New Roman" w:hAnsi="Times New Roman" w:cs="Times New Roman"/>
              <w:sz w:val="24"/>
              <w:szCs w:val="24"/>
            </w:rPr>
          </w:rPrChange>
        </w:rPr>
        <w:t>Kinnucan</w:t>
      </w:r>
      <w:proofErr w:type="spellEnd"/>
      <w:r w:rsidRPr="0004389E">
        <w:rPr>
          <w:rFonts w:ascii="Times New Roman" w:eastAsia="Times New Roman" w:hAnsi="Times New Roman" w:cs="Times New Roman"/>
          <w:sz w:val="24"/>
          <w:szCs w:val="24"/>
          <w:rPrChange w:id="119" w:author="Vince Egalla" w:date="2020-12-10T22:59:00Z">
            <w:rPr>
              <w:rFonts w:ascii="Times New Roman" w:eastAsia="Times New Roman" w:hAnsi="Times New Roman" w:cs="Times New Roman"/>
              <w:sz w:val="24"/>
              <w:szCs w:val="24"/>
            </w:rPr>
          </w:rPrChange>
        </w:rPr>
        <w:t xml:space="preserve"> 2003). </w:t>
      </w:r>
    </w:p>
    <w:p w14:paraId="63F11685" w14:textId="7DFFBAA2" w:rsidR="007C6175" w:rsidRPr="0004389E" w:rsidRDefault="00875B97">
      <w:pPr>
        <w:spacing w:line="480" w:lineRule="auto"/>
        <w:rPr>
          <w:rFonts w:ascii="Times New Roman" w:eastAsia="Times New Roman" w:hAnsi="Times New Roman" w:cs="Times New Roman"/>
          <w:sz w:val="24"/>
          <w:szCs w:val="24"/>
          <w:rPrChange w:id="120" w:author="Vince Egalla" w:date="2020-12-10T22:59:00Z">
            <w:rPr>
              <w:rFonts w:ascii="Times New Roman" w:eastAsia="Times New Roman" w:hAnsi="Times New Roman" w:cs="Times New Roman"/>
              <w:sz w:val="24"/>
              <w:szCs w:val="24"/>
            </w:rPr>
          </w:rPrChange>
        </w:rPr>
      </w:pPr>
      <w:del w:id="121" w:author="Vince Egalla" w:date="2020-12-10T22:55:00Z">
        <w:r w:rsidRPr="0004389E" w:rsidDel="0004389E">
          <w:rPr>
            <w:rFonts w:ascii="Times New Roman" w:eastAsia="Times New Roman" w:hAnsi="Times New Roman" w:cs="Times New Roman"/>
            <w:b/>
            <w:color w:val="222222"/>
            <w:sz w:val="24"/>
            <w:szCs w:val="24"/>
            <w:rPrChange w:id="122" w:author="Vince Egalla" w:date="2020-12-10T22:59:00Z">
              <w:rPr>
                <w:rFonts w:ascii="Times New Roman" w:eastAsia="Times New Roman" w:hAnsi="Times New Roman" w:cs="Times New Roman"/>
                <w:b/>
                <w:color w:val="222222"/>
                <w:sz w:val="24"/>
                <w:szCs w:val="24"/>
              </w:rPr>
            </w:rPrChange>
          </w:rPr>
          <w:delText xml:space="preserve"> </w:delText>
        </w:r>
        <w:r w:rsidRPr="0004389E" w:rsidDel="0004389E">
          <w:rPr>
            <w:rFonts w:ascii="Times New Roman" w:eastAsia="Times New Roman" w:hAnsi="Times New Roman" w:cs="Times New Roman"/>
            <w:sz w:val="24"/>
            <w:szCs w:val="24"/>
            <w:rPrChange w:id="123" w:author="Vince Egalla" w:date="2020-12-10T22:59:00Z">
              <w:rPr>
                <w:rFonts w:ascii="Times New Roman" w:eastAsia="Times New Roman" w:hAnsi="Times New Roman" w:cs="Times New Roman"/>
                <w:sz w:val="24"/>
                <w:szCs w:val="24"/>
              </w:rPr>
            </w:rPrChange>
          </w:rPr>
          <w:delText>One of the efforts to protect their market niche is to distinguish local fish from imported fish.</w:delText>
        </w:r>
        <w:r w:rsidRPr="0004389E" w:rsidDel="0004389E">
          <w:rPr>
            <w:rFonts w:ascii="Times New Roman" w:eastAsia="Times New Roman" w:hAnsi="Times New Roman" w:cs="Times New Roman"/>
            <w:b/>
            <w:color w:val="222222"/>
            <w:sz w:val="24"/>
            <w:szCs w:val="24"/>
            <w:rPrChange w:id="124" w:author="Vince Egalla" w:date="2020-12-10T22:59:00Z">
              <w:rPr>
                <w:rFonts w:ascii="Times New Roman" w:eastAsia="Times New Roman" w:hAnsi="Times New Roman" w:cs="Times New Roman"/>
                <w:b/>
                <w:color w:val="222222"/>
                <w:sz w:val="24"/>
                <w:szCs w:val="24"/>
              </w:rPr>
            </w:rPrChange>
          </w:rPr>
          <w:delText xml:space="preserve"> </w:delText>
        </w:r>
      </w:del>
      <w:r w:rsidRPr="0004389E">
        <w:rPr>
          <w:rFonts w:ascii="Times New Roman" w:eastAsia="Times New Roman" w:hAnsi="Times New Roman" w:cs="Times New Roman"/>
          <w:sz w:val="24"/>
          <w:szCs w:val="24"/>
          <w:rPrChange w:id="125" w:author="Vince Egalla" w:date="2020-12-10T22:59:00Z">
            <w:rPr>
              <w:rFonts w:ascii="Times New Roman" w:eastAsia="Times New Roman" w:hAnsi="Times New Roman" w:cs="Times New Roman"/>
              <w:sz w:val="24"/>
              <w:szCs w:val="24"/>
            </w:rPr>
          </w:rPrChange>
        </w:rPr>
        <w:t xml:space="preserve">Congress </w:t>
      </w:r>
      <w:ins w:id="126" w:author="Vince Egalla" w:date="2020-12-10T22:59:00Z">
        <w:r w:rsidR="0004389E">
          <w:rPr>
            <w:rFonts w:ascii="Times New Roman" w:eastAsia="Times New Roman" w:hAnsi="Times New Roman" w:cs="Times New Roman"/>
            <w:sz w:val="24"/>
            <w:szCs w:val="24"/>
          </w:rPr>
          <w:t xml:space="preserve">and state </w:t>
        </w:r>
        <w:proofErr w:type="spellStart"/>
        <w:r w:rsidR="0004389E">
          <w:rPr>
            <w:rFonts w:ascii="Times New Roman" w:eastAsia="Times New Roman" w:hAnsi="Times New Roman" w:cs="Times New Roman"/>
            <w:sz w:val="24"/>
            <w:szCs w:val="24"/>
          </w:rPr>
          <w:t>legisatures</w:t>
        </w:r>
        <w:proofErr w:type="spellEnd"/>
        <w:r w:rsidR="0004389E">
          <w:rPr>
            <w:rFonts w:ascii="Times New Roman" w:eastAsia="Times New Roman" w:hAnsi="Times New Roman" w:cs="Times New Roman"/>
            <w:sz w:val="24"/>
            <w:szCs w:val="24"/>
          </w:rPr>
          <w:t xml:space="preserve"> have since</w:t>
        </w:r>
      </w:ins>
      <w:ins w:id="127" w:author="Vince Egalla" w:date="2020-12-10T23:00:00Z">
        <w:r w:rsidR="0004389E">
          <w:rPr>
            <w:rFonts w:ascii="Times New Roman" w:eastAsia="Times New Roman" w:hAnsi="Times New Roman" w:cs="Times New Roman"/>
            <w:sz w:val="24"/>
            <w:szCs w:val="24"/>
          </w:rPr>
          <w:t xml:space="preserve"> </w:t>
        </w:r>
      </w:ins>
      <w:del w:id="128" w:author="Vince Egalla" w:date="2020-12-10T22:59:00Z">
        <w:r w:rsidRPr="0004389E" w:rsidDel="0004389E">
          <w:rPr>
            <w:rFonts w:ascii="Times New Roman" w:eastAsia="Times New Roman" w:hAnsi="Times New Roman" w:cs="Times New Roman"/>
            <w:sz w:val="24"/>
            <w:szCs w:val="24"/>
            <w:rPrChange w:id="129" w:author="Vince Egalla" w:date="2020-12-10T22:59:00Z">
              <w:rPr>
                <w:rFonts w:ascii="Times New Roman" w:eastAsia="Times New Roman" w:hAnsi="Times New Roman" w:cs="Times New Roman"/>
                <w:sz w:val="24"/>
                <w:szCs w:val="24"/>
              </w:rPr>
            </w:rPrChange>
          </w:rPr>
          <w:delText xml:space="preserve">has </w:delText>
        </w:r>
      </w:del>
      <w:r w:rsidRPr="0004389E">
        <w:rPr>
          <w:rFonts w:ascii="Times New Roman" w:eastAsia="Times New Roman" w:hAnsi="Times New Roman" w:cs="Times New Roman"/>
          <w:sz w:val="24"/>
          <w:szCs w:val="24"/>
          <w:rPrChange w:id="130" w:author="Vince Egalla" w:date="2020-12-10T22:59:00Z">
            <w:rPr>
              <w:rFonts w:ascii="Times New Roman" w:eastAsia="Times New Roman" w:hAnsi="Times New Roman" w:cs="Times New Roman"/>
              <w:sz w:val="24"/>
              <w:szCs w:val="24"/>
            </w:rPr>
          </w:rPrChange>
        </w:rPr>
        <w:t xml:space="preserve">passed </w:t>
      </w:r>
      <w:del w:id="131" w:author="Vince Egalla" w:date="2020-12-10T22:55:00Z">
        <w:r w:rsidRPr="0004389E" w:rsidDel="0004389E">
          <w:rPr>
            <w:rFonts w:ascii="Times New Roman" w:eastAsia="Times New Roman" w:hAnsi="Times New Roman" w:cs="Times New Roman"/>
            <w:sz w:val="24"/>
            <w:szCs w:val="24"/>
            <w:rPrChange w:id="132" w:author="Vince Egalla" w:date="2020-12-10T22:59:00Z">
              <w:rPr>
                <w:rFonts w:ascii="Times New Roman" w:eastAsia="Times New Roman" w:hAnsi="Times New Roman" w:cs="Times New Roman"/>
                <w:sz w:val="24"/>
                <w:szCs w:val="24"/>
              </w:rPr>
            </w:rPrChange>
          </w:rPr>
          <w:delText>a number of</w:delText>
        </w:r>
      </w:del>
      <w:ins w:id="133" w:author="Vince Egalla" w:date="2020-12-10T22:55:00Z">
        <w:r w:rsidR="0004389E" w:rsidRPr="0004389E">
          <w:rPr>
            <w:rFonts w:ascii="Times New Roman" w:eastAsia="Times New Roman" w:hAnsi="Times New Roman" w:cs="Times New Roman"/>
            <w:sz w:val="24"/>
            <w:szCs w:val="24"/>
            <w:rPrChange w:id="134" w:author="Vince Egalla" w:date="2020-12-10T22:59:00Z">
              <w:rPr>
                <w:rFonts w:ascii="Times New Roman" w:eastAsia="Times New Roman" w:hAnsi="Times New Roman" w:cs="Times New Roman"/>
                <w:sz w:val="24"/>
                <w:szCs w:val="24"/>
              </w:rPr>
            </w:rPrChange>
          </w:rPr>
          <w:t>numerous</w:t>
        </w:r>
      </w:ins>
      <w:r w:rsidRPr="0004389E">
        <w:rPr>
          <w:rFonts w:ascii="Times New Roman" w:eastAsia="Times New Roman" w:hAnsi="Times New Roman" w:cs="Times New Roman"/>
          <w:sz w:val="24"/>
          <w:szCs w:val="24"/>
          <w:rPrChange w:id="135" w:author="Vince Egalla" w:date="2020-12-10T22:59:00Z">
            <w:rPr>
              <w:rFonts w:ascii="Times New Roman" w:eastAsia="Times New Roman" w:hAnsi="Times New Roman" w:cs="Times New Roman"/>
              <w:sz w:val="24"/>
              <w:szCs w:val="24"/>
            </w:rPr>
          </w:rPrChange>
        </w:rPr>
        <w:t xml:space="preserve"> bills in favor of the </w:t>
      </w:r>
      <w:del w:id="136" w:author="Vince Egalla" w:date="2020-12-10T22:56:00Z">
        <w:r w:rsidRPr="0004389E" w:rsidDel="0004389E">
          <w:rPr>
            <w:rFonts w:ascii="Times New Roman" w:eastAsia="Times New Roman" w:hAnsi="Times New Roman" w:cs="Times New Roman"/>
            <w:sz w:val="24"/>
            <w:szCs w:val="24"/>
            <w:rPrChange w:id="137" w:author="Vince Egalla" w:date="2020-12-10T22:59:00Z">
              <w:rPr>
                <w:rFonts w:ascii="Times New Roman" w:eastAsia="Times New Roman" w:hAnsi="Times New Roman" w:cs="Times New Roman"/>
                <w:sz w:val="24"/>
                <w:szCs w:val="24"/>
              </w:rPr>
            </w:rPrChange>
          </w:rPr>
          <w:delText xml:space="preserve">local </w:delText>
        </w:r>
      </w:del>
      <w:ins w:id="138" w:author="Vince Egalla" w:date="2020-12-10T22:56:00Z">
        <w:r w:rsidR="0004389E" w:rsidRPr="0004389E">
          <w:rPr>
            <w:rFonts w:ascii="Times New Roman" w:eastAsia="Times New Roman" w:hAnsi="Times New Roman" w:cs="Times New Roman"/>
            <w:sz w:val="24"/>
            <w:szCs w:val="24"/>
            <w:rPrChange w:id="139" w:author="Vince Egalla" w:date="2020-12-10T22:59:00Z">
              <w:rPr>
                <w:rFonts w:ascii="Times New Roman" w:eastAsia="Times New Roman" w:hAnsi="Times New Roman" w:cs="Times New Roman"/>
                <w:sz w:val="24"/>
                <w:szCs w:val="24"/>
              </w:rPr>
            </w:rPrChange>
          </w:rPr>
          <w:t>domestic</w:t>
        </w:r>
        <w:r w:rsidR="0004389E" w:rsidRPr="0004389E">
          <w:rPr>
            <w:rFonts w:ascii="Times New Roman" w:eastAsia="Times New Roman" w:hAnsi="Times New Roman" w:cs="Times New Roman"/>
            <w:sz w:val="24"/>
            <w:szCs w:val="24"/>
            <w:rPrChange w:id="140" w:author="Vince Egalla" w:date="2020-12-10T22:59:00Z">
              <w:rPr>
                <w:rFonts w:ascii="Times New Roman" w:eastAsia="Times New Roman" w:hAnsi="Times New Roman" w:cs="Times New Roman"/>
                <w:sz w:val="24"/>
                <w:szCs w:val="24"/>
              </w:rPr>
            </w:rPrChange>
          </w:rPr>
          <w:t xml:space="preserve"> </w:t>
        </w:r>
      </w:ins>
      <w:r w:rsidRPr="0004389E">
        <w:rPr>
          <w:rFonts w:ascii="Times New Roman" w:eastAsia="Times New Roman" w:hAnsi="Times New Roman" w:cs="Times New Roman"/>
          <w:sz w:val="24"/>
          <w:szCs w:val="24"/>
          <w:rPrChange w:id="141" w:author="Vince Egalla" w:date="2020-12-10T22:59:00Z">
            <w:rPr>
              <w:rFonts w:ascii="Times New Roman" w:eastAsia="Times New Roman" w:hAnsi="Times New Roman" w:cs="Times New Roman"/>
              <w:sz w:val="24"/>
              <w:szCs w:val="24"/>
            </w:rPr>
          </w:rPrChange>
        </w:rPr>
        <w:t>catfish industry in terms of naming</w:t>
      </w:r>
      <w:ins w:id="142" w:author="Vince Egalla" w:date="2020-12-10T22:56:00Z">
        <w:r w:rsidR="0004389E" w:rsidRPr="0004389E">
          <w:rPr>
            <w:rFonts w:ascii="Times New Roman" w:eastAsia="Times New Roman" w:hAnsi="Times New Roman" w:cs="Times New Roman"/>
            <w:sz w:val="24"/>
            <w:szCs w:val="24"/>
            <w:rPrChange w:id="143" w:author="Vince Egalla" w:date="2020-12-10T22:59:00Z">
              <w:rPr>
                <w:rFonts w:ascii="Times New Roman" w:eastAsia="Times New Roman" w:hAnsi="Times New Roman" w:cs="Times New Roman"/>
                <w:sz w:val="24"/>
                <w:szCs w:val="24"/>
              </w:rPr>
            </w:rPrChange>
          </w:rPr>
          <w:t>.</w:t>
        </w:r>
      </w:ins>
      <w:del w:id="144" w:author="Vince Egalla" w:date="2020-12-10T22:56:00Z">
        <w:r w:rsidRPr="0004389E" w:rsidDel="0004389E">
          <w:rPr>
            <w:rFonts w:ascii="Times New Roman" w:eastAsia="Times New Roman" w:hAnsi="Times New Roman" w:cs="Times New Roman"/>
            <w:sz w:val="24"/>
            <w:szCs w:val="24"/>
            <w:rPrChange w:id="145" w:author="Vince Egalla" w:date="2020-12-10T22:59:00Z">
              <w:rPr>
                <w:rFonts w:ascii="Times New Roman" w:eastAsia="Times New Roman" w:hAnsi="Times New Roman" w:cs="Times New Roman"/>
                <w:sz w:val="24"/>
                <w:szCs w:val="24"/>
              </w:rPr>
            </w:rPrChange>
          </w:rPr>
          <w:delText>, and here are a few examples:</w:delText>
        </w:r>
      </w:del>
    </w:p>
    <w:p w14:paraId="32F9CBED" w14:textId="53ED64FB" w:rsidR="007C6175" w:rsidRPr="0004389E" w:rsidRDefault="00875B97">
      <w:pPr>
        <w:numPr>
          <w:ilvl w:val="0"/>
          <w:numId w:val="2"/>
        </w:numPr>
        <w:spacing w:line="480" w:lineRule="auto"/>
        <w:rPr>
          <w:rFonts w:ascii="Times New Roman" w:eastAsia="Times New Roman" w:hAnsi="Times New Roman" w:cs="Times New Roman"/>
          <w:sz w:val="24"/>
          <w:szCs w:val="24"/>
          <w:rPrChange w:id="146" w:author="Vince Egalla" w:date="2020-12-10T22:59:00Z">
            <w:rPr>
              <w:rFonts w:ascii="Times New Roman" w:eastAsia="Times New Roman" w:hAnsi="Times New Roman" w:cs="Times New Roman"/>
              <w:sz w:val="24"/>
              <w:szCs w:val="24"/>
            </w:rPr>
          </w:rPrChange>
        </w:rPr>
      </w:pPr>
      <w:r w:rsidRPr="0004389E">
        <w:rPr>
          <w:rFonts w:ascii="Times New Roman" w:eastAsia="Times New Roman" w:hAnsi="Times New Roman" w:cs="Times New Roman"/>
          <w:bCs/>
          <w:sz w:val="24"/>
          <w:szCs w:val="24"/>
          <w:rPrChange w:id="147" w:author="Vince Egalla" w:date="2020-12-10T22:59:00Z">
            <w:rPr>
              <w:rFonts w:ascii="Times New Roman" w:eastAsia="Times New Roman" w:hAnsi="Times New Roman" w:cs="Times New Roman"/>
              <w:b/>
              <w:sz w:val="24"/>
              <w:szCs w:val="24"/>
            </w:rPr>
          </w:rPrChange>
        </w:rPr>
        <w:t>The</w:t>
      </w:r>
      <w:ins w:id="148" w:author="Vince Egalla" w:date="2020-12-10T22:58:00Z">
        <w:r w:rsidR="0004389E" w:rsidRPr="0004389E">
          <w:rPr>
            <w:rFonts w:ascii="Times New Roman" w:hAnsi="Times New Roman" w:cs="Times New Roman"/>
            <w:sz w:val="24"/>
            <w:szCs w:val="24"/>
            <w:rPrChange w:id="149" w:author="Vince Egalla" w:date="2020-12-10T22:59:00Z">
              <w:rPr/>
            </w:rPrChange>
          </w:rPr>
          <w:t xml:space="preserve"> </w:t>
        </w:r>
        <w:r w:rsidR="0004389E" w:rsidRPr="0004389E">
          <w:rPr>
            <w:rFonts w:ascii="Times New Roman" w:eastAsia="Times New Roman" w:hAnsi="Times New Roman" w:cs="Times New Roman"/>
            <w:bCs/>
            <w:sz w:val="24"/>
            <w:szCs w:val="24"/>
            <w:rPrChange w:id="150" w:author="Vince Egalla" w:date="2020-12-10T22:59:00Z">
              <w:rPr>
                <w:rFonts w:asciiTheme="majorHAnsi" w:eastAsia="Times New Roman" w:hAnsiTheme="majorHAnsi" w:cstheme="majorHAnsi"/>
                <w:bCs/>
              </w:rPr>
            </w:rPrChange>
          </w:rPr>
          <w:t>Farm Security and Rural Investment Act of 2002</w:t>
        </w:r>
      </w:ins>
      <w:del w:id="151" w:author="Vince Egalla" w:date="2020-12-10T22:58:00Z">
        <w:r w:rsidRPr="0004389E" w:rsidDel="0004389E">
          <w:rPr>
            <w:rFonts w:ascii="Times New Roman" w:eastAsia="Times New Roman" w:hAnsi="Times New Roman" w:cs="Times New Roman"/>
            <w:b/>
            <w:sz w:val="24"/>
            <w:szCs w:val="24"/>
            <w:rPrChange w:id="152" w:author="Vince Egalla" w:date="2020-12-10T22:59:00Z">
              <w:rPr>
                <w:rFonts w:ascii="Times New Roman" w:eastAsia="Times New Roman" w:hAnsi="Times New Roman" w:cs="Times New Roman"/>
                <w:b/>
                <w:sz w:val="24"/>
                <w:szCs w:val="24"/>
              </w:rPr>
            </w:rPrChange>
          </w:rPr>
          <w:delText xml:space="preserve"> </w:delText>
        </w:r>
      </w:del>
      <w:del w:id="153" w:author="Vince Egalla" w:date="2020-12-10T22:57:00Z">
        <w:r w:rsidRPr="0004389E" w:rsidDel="0004389E">
          <w:rPr>
            <w:rFonts w:ascii="Times New Roman" w:eastAsia="Times New Roman" w:hAnsi="Times New Roman" w:cs="Times New Roman"/>
            <w:b/>
            <w:sz w:val="24"/>
            <w:szCs w:val="24"/>
            <w:rPrChange w:id="154" w:author="Vince Egalla" w:date="2020-12-10T22:59:00Z">
              <w:rPr>
                <w:rFonts w:ascii="Times New Roman" w:eastAsia="Times New Roman" w:hAnsi="Times New Roman" w:cs="Times New Roman"/>
                <w:b/>
                <w:sz w:val="24"/>
                <w:szCs w:val="24"/>
              </w:rPr>
            </w:rPrChange>
          </w:rPr>
          <w:delText>2002 Farm Bill</w:delText>
        </w:r>
      </w:del>
      <w:r w:rsidRPr="0004389E">
        <w:rPr>
          <w:rFonts w:ascii="Times New Roman" w:eastAsia="Times New Roman" w:hAnsi="Times New Roman" w:cs="Times New Roman"/>
          <w:b/>
          <w:sz w:val="24"/>
          <w:szCs w:val="24"/>
          <w:vertAlign w:val="superscript"/>
          <w:rPrChange w:id="155" w:author="Vince Egalla" w:date="2020-12-10T22:59:00Z">
            <w:rPr>
              <w:rFonts w:ascii="Times New Roman" w:eastAsia="Times New Roman" w:hAnsi="Times New Roman" w:cs="Times New Roman"/>
              <w:b/>
              <w:sz w:val="24"/>
              <w:szCs w:val="24"/>
              <w:vertAlign w:val="superscript"/>
            </w:rPr>
          </w:rPrChange>
        </w:rPr>
        <w:footnoteReference w:id="1"/>
      </w:r>
      <w:r w:rsidRPr="0004389E">
        <w:rPr>
          <w:rFonts w:ascii="Times New Roman" w:eastAsia="Times New Roman" w:hAnsi="Times New Roman" w:cs="Times New Roman"/>
          <w:bCs/>
          <w:sz w:val="24"/>
          <w:szCs w:val="24"/>
          <w:rPrChange w:id="156" w:author="Vince Egalla" w:date="2020-12-10T22:59:00Z">
            <w:rPr>
              <w:rFonts w:ascii="Times New Roman" w:eastAsia="Times New Roman" w:hAnsi="Times New Roman" w:cs="Times New Roman"/>
              <w:b/>
              <w:sz w:val="24"/>
              <w:szCs w:val="24"/>
            </w:rPr>
          </w:rPrChange>
        </w:rPr>
        <w:t>,</w:t>
      </w:r>
      <w:ins w:id="157" w:author="Vince Egalla" w:date="2020-12-10T22:56:00Z">
        <w:r w:rsidR="0004389E" w:rsidRPr="0004389E">
          <w:rPr>
            <w:rFonts w:ascii="Times New Roman" w:eastAsia="Times New Roman" w:hAnsi="Times New Roman" w:cs="Times New Roman"/>
            <w:b/>
            <w:sz w:val="24"/>
            <w:szCs w:val="24"/>
            <w:rPrChange w:id="158" w:author="Vince Egalla" w:date="2020-12-10T22:59:00Z">
              <w:rPr>
                <w:rFonts w:ascii="Times New Roman" w:eastAsia="Times New Roman" w:hAnsi="Times New Roman" w:cs="Times New Roman"/>
                <w:b/>
                <w:sz w:val="24"/>
                <w:szCs w:val="24"/>
              </w:rPr>
            </w:rPrChange>
          </w:rPr>
          <w:t xml:space="preserve"> </w:t>
        </w:r>
      </w:ins>
      <w:r w:rsidRPr="0004389E">
        <w:rPr>
          <w:rFonts w:ascii="Times New Roman" w:eastAsia="Times New Roman" w:hAnsi="Times New Roman" w:cs="Times New Roman"/>
          <w:sz w:val="24"/>
          <w:szCs w:val="24"/>
          <w:rPrChange w:id="159" w:author="Vince Egalla" w:date="2020-12-10T22:59:00Z">
            <w:rPr>
              <w:rFonts w:ascii="Times New Roman" w:eastAsia="Times New Roman" w:hAnsi="Times New Roman" w:cs="Times New Roman"/>
              <w:sz w:val="24"/>
              <w:szCs w:val="24"/>
            </w:rPr>
          </w:rPrChange>
        </w:rPr>
        <w:t>determined that non-</w:t>
      </w:r>
      <w:proofErr w:type="spellStart"/>
      <w:r w:rsidRPr="0004389E">
        <w:rPr>
          <w:rFonts w:ascii="Times New Roman" w:eastAsia="Times New Roman" w:hAnsi="Times New Roman" w:cs="Times New Roman"/>
          <w:sz w:val="24"/>
          <w:szCs w:val="24"/>
          <w:rPrChange w:id="160" w:author="Vince Egalla" w:date="2020-12-10T22:59:00Z">
            <w:rPr>
              <w:rFonts w:ascii="Times New Roman" w:eastAsia="Times New Roman" w:hAnsi="Times New Roman" w:cs="Times New Roman"/>
              <w:sz w:val="24"/>
              <w:szCs w:val="24"/>
            </w:rPr>
          </w:rPrChange>
        </w:rPr>
        <w:t>Ictaluridae</w:t>
      </w:r>
      <w:proofErr w:type="spellEnd"/>
      <w:r w:rsidRPr="0004389E">
        <w:rPr>
          <w:rFonts w:ascii="Times New Roman" w:eastAsia="Times New Roman" w:hAnsi="Times New Roman" w:cs="Times New Roman"/>
          <w:sz w:val="24"/>
          <w:szCs w:val="24"/>
          <w:rPrChange w:id="161" w:author="Vince Egalla" w:date="2020-12-10T22:59:00Z">
            <w:rPr>
              <w:rFonts w:ascii="Times New Roman" w:eastAsia="Times New Roman" w:hAnsi="Times New Roman" w:cs="Times New Roman"/>
              <w:sz w:val="24"/>
              <w:szCs w:val="24"/>
            </w:rPr>
          </w:rPrChange>
        </w:rPr>
        <w:t xml:space="preserve"> </w:t>
      </w:r>
      <w:proofErr w:type="spellStart"/>
      <w:r w:rsidRPr="0004389E">
        <w:rPr>
          <w:rFonts w:ascii="Times New Roman" w:eastAsia="Times New Roman" w:hAnsi="Times New Roman" w:cs="Times New Roman"/>
          <w:sz w:val="24"/>
          <w:szCs w:val="24"/>
          <w:rPrChange w:id="162" w:author="Vince Egalla" w:date="2020-12-10T22:59:00Z">
            <w:rPr>
              <w:rFonts w:ascii="Times New Roman" w:eastAsia="Times New Roman" w:hAnsi="Times New Roman" w:cs="Times New Roman"/>
              <w:sz w:val="24"/>
              <w:szCs w:val="24"/>
            </w:rPr>
          </w:rPrChange>
        </w:rPr>
        <w:t>Siluriformes</w:t>
      </w:r>
      <w:proofErr w:type="spellEnd"/>
      <w:r w:rsidRPr="0004389E">
        <w:rPr>
          <w:rFonts w:ascii="Times New Roman" w:eastAsia="Times New Roman" w:hAnsi="Times New Roman" w:cs="Times New Roman"/>
          <w:sz w:val="24"/>
          <w:szCs w:val="24"/>
          <w:rPrChange w:id="163" w:author="Vince Egalla" w:date="2020-12-10T22:59:00Z">
            <w:rPr>
              <w:rFonts w:ascii="Times New Roman" w:eastAsia="Times New Roman" w:hAnsi="Times New Roman" w:cs="Times New Roman"/>
              <w:sz w:val="24"/>
              <w:szCs w:val="24"/>
            </w:rPr>
          </w:rPrChange>
        </w:rPr>
        <w:t xml:space="preserve">, such as fish belonging to the family of </w:t>
      </w:r>
      <w:proofErr w:type="spellStart"/>
      <w:r w:rsidRPr="0004389E">
        <w:rPr>
          <w:rFonts w:ascii="Times New Roman" w:eastAsia="Times New Roman" w:hAnsi="Times New Roman" w:cs="Times New Roman"/>
          <w:sz w:val="24"/>
          <w:szCs w:val="24"/>
          <w:rPrChange w:id="164" w:author="Vince Egalla" w:date="2020-12-10T22:59:00Z">
            <w:rPr>
              <w:rFonts w:ascii="Times New Roman" w:eastAsia="Times New Roman" w:hAnsi="Times New Roman" w:cs="Times New Roman"/>
              <w:sz w:val="24"/>
              <w:szCs w:val="24"/>
            </w:rPr>
          </w:rPrChange>
        </w:rPr>
        <w:t>Pangasiidae</w:t>
      </w:r>
      <w:proofErr w:type="spellEnd"/>
      <w:r w:rsidRPr="0004389E">
        <w:rPr>
          <w:rFonts w:ascii="Times New Roman" w:eastAsia="Times New Roman" w:hAnsi="Times New Roman" w:cs="Times New Roman"/>
          <w:sz w:val="24"/>
          <w:szCs w:val="24"/>
          <w:rPrChange w:id="165" w:author="Vince Egalla" w:date="2020-12-10T22:59:00Z">
            <w:rPr>
              <w:rFonts w:ascii="Times New Roman" w:eastAsia="Times New Roman" w:hAnsi="Times New Roman" w:cs="Times New Roman"/>
              <w:sz w:val="24"/>
              <w:szCs w:val="24"/>
            </w:rPr>
          </w:rPrChange>
        </w:rPr>
        <w:t xml:space="preserve"> that are produced in Asia (e.g., </w:t>
      </w:r>
      <w:proofErr w:type="spellStart"/>
      <w:r w:rsidRPr="0004389E">
        <w:rPr>
          <w:rFonts w:ascii="Times New Roman" w:eastAsia="Times New Roman" w:hAnsi="Times New Roman" w:cs="Times New Roman"/>
          <w:sz w:val="24"/>
          <w:szCs w:val="24"/>
          <w:rPrChange w:id="166" w:author="Vince Egalla" w:date="2020-12-10T22:59:00Z">
            <w:rPr>
              <w:rFonts w:ascii="Times New Roman" w:eastAsia="Times New Roman" w:hAnsi="Times New Roman" w:cs="Times New Roman"/>
              <w:sz w:val="24"/>
              <w:szCs w:val="24"/>
            </w:rPr>
          </w:rPrChange>
        </w:rPr>
        <w:t>basa</w:t>
      </w:r>
      <w:proofErr w:type="spellEnd"/>
      <w:r w:rsidRPr="0004389E">
        <w:rPr>
          <w:rFonts w:ascii="Times New Roman" w:eastAsia="Times New Roman" w:hAnsi="Times New Roman" w:cs="Times New Roman"/>
          <w:sz w:val="24"/>
          <w:szCs w:val="24"/>
          <w:rPrChange w:id="167" w:author="Vince Egalla" w:date="2020-12-10T22:59:00Z">
            <w:rPr>
              <w:rFonts w:ascii="Times New Roman" w:eastAsia="Times New Roman" w:hAnsi="Times New Roman" w:cs="Times New Roman"/>
              <w:sz w:val="24"/>
              <w:szCs w:val="24"/>
            </w:rPr>
          </w:rPrChange>
        </w:rPr>
        <w:t xml:space="preserve">, </w:t>
      </w:r>
      <w:proofErr w:type="spellStart"/>
      <w:r w:rsidRPr="0004389E">
        <w:rPr>
          <w:rFonts w:ascii="Times New Roman" w:eastAsia="Times New Roman" w:hAnsi="Times New Roman" w:cs="Times New Roman"/>
          <w:sz w:val="24"/>
          <w:szCs w:val="24"/>
          <w:rPrChange w:id="168" w:author="Vince Egalla" w:date="2020-12-10T22:59:00Z">
            <w:rPr>
              <w:rFonts w:ascii="Times New Roman" w:eastAsia="Times New Roman" w:hAnsi="Times New Roman" w:cs="Times New Roman"/>
              <w:sz w:val="24"/>
              <w:szCs w:val="24"/>
            </w:rPr>
          </w:rPrChange>
        </w:rPr>
        <w:t>tra</w:t>
      </w:r>
      <w:proofErr w:type="spellEnd"/>
      <w:r w:rsidRPr="0004389E">
        <w:rPr>
          <w:rFonts w:ascii="Times New Roman" w:eastAsia="Times New Roman" w:hAnsi="Times New Roman" w:cs="Times New Roman"/>
          <w:sz w:val="24"/>
          <w:szCs w:val="24"/>
          <w:rPrChange w:id="169" w:author="Vince Egalla" w:date="2020-12-10T22:59:00Z">
            <w:rPr>
              <w:rFonts w:ascii="Times New Roman" w:eastAsia="Times New Roman" w:hAnsi="Times New Roman" w:cs="Times New Roman"/>
              <w:sz w:val="24"/>
              <w:szCs w:val="24"/>
            </w:rPr>
          </w:rPrChange>
        </w:rPr>
        <w:t xml:space="preserve">, and </w:t>
      </w:r>
      <w:proofErr w:type="spellStart"/>
      <w:r w:rsidRPr="0004389E">
        <w:rPr>
          <w:rFonts w:ascii="Times New Roman" w:eastAsia="Times New Roman" w:hAnsi="Times New Roman" w:cs="Times New Roman"/>
          <w:sz w:val="24"/>
          <w:szCs w:val="24"/>
          <w:rPrChange w:id="170" w:author="Vince Egalla" w:date="2020-12-10T22:59:00Z">
            <w:rPr>
              <w:rFonts w:ascii="Times New Roman" w:eastAsia="Times New Roman" w:hAnsi="Times New Roman" w:cs="Times New Roman"/>
              <w:sz w:val="24"/>
              <w:szCs w:val="24"/>
            </w:rPr>
          </w:rPrChange>
        </w:rPr>
        <w:t>swai</w:t>
      </w:r>
      <w:proofErr w:type="spellEnd"/>
      <w:r w:rsidRPr="0004389E">
        <w:rPr>
          <w:rFonts w:ascii="Times New Roman" w:eastAsia="Times New Roman" w:hAnsi="Times New Roman" w:cs="Times New Roman"/>
          <w:sz w:val="24"/>
          <w:szCs w:val="24"/>
          <w:rPrChange w:id="171" w:author="Vince Egalla" w:date="2020-12-10T22:59:00Z">
            <w:rPr>
              <w:rFonts w:ascii="Times New Roman" w:eastAsia="Times New Roman" w:hAnsi="Times New Roman" w:cs="Times New Roman"/>
              <w:sz w:val="24"/>
              <w:szCs w:val="24"/>
            </w:rPr>
          </w:rPrChange>
        </w:rPr>
        <w:t xml:space="preserve">), could </w:t>
      </w:r>
      <w:r w:rsidRPr="0004389E">
        <w:rPr>
          <w:rFonts w:ascii="Times New Roman" w:eastAsia="Times New Roman" w:hAnsi="Times New Roman" w:cs="Times New Roman"/>
          <w:bCs/>
          <w:iCs/>
          <w:sz w:val="24"/>
          <w:szCs w:val="24"/>
          <w:rPrChange w:id="172" w:author="Vince Egalla" w:date="2020-12-10T22:59:00Z">
            <w:rPr>
              <w:rFonts w:ascii="Times New Roman" w:eastAsia="Times New Roman" w:hAnsi="Times New Roman" w:cs="Times New Roman"/>
              <w:b/>
              <w:i/>
              <w:sz w:val="24"/>
              <w:szCs w:val="24"/>
            </w:rPr>
          </w:rPrChange>
        </w:rPr>
        <w:t>no</w:t>
      </w:r>
      <w:r w:rsidRPr="0004389E">
        <w:rPr>
          <w:rFonts w:ascii="Times New Roman" w:eastAsia="Georgia" w:hAnsi="Times New Roman" w:cs="Times New Roman"/>
          <w:bCs/>
          <w:iCs/>
          <w:color w:val="333333"/>
          <w:sz w:val="24"/>
          <w:szCs w:val="24"/>
          <w:rPrChange w:id="173" w:author="Vince Egalla" w:date="2020-12-10T22:59:00Z">
            <w:rPr>
              <w:rFonts w:ascii="Georgia" w:eastAsia="Georgia" w:hAnsi="Georgia" w:cs="Georgia"/>
              <w:b/>
              <w:i/>
              <w:color w:val="333333"/>
              <w:sz w:val="24"/>
              <w:szCs w:val="24"/>
            </w:rPr>
          </w:rPrChange>
        </w:rPr>
        <w:t xml:space="preserve"> </w:t>
      </w:r>
      <w:r w:rsidRPr="0004389E">
        <w:rPr>
          <w:rFonts w:ascii="Times New Roman" w:eastAsia="Times New Roman" w:hAnsi="Times New Roman" w:cs="Times New Roman"/>
          <w:bCs/>
          <w:iCs/>
          <w:sz w:val="24"/>
          <w:szCs w:val="24"/>
          <w:rPrChange w:id="174" w:author="Vince Egalla" w:date="2020-12-10T22:59:00Z">
            <w:rPr>
              <w:rFonts w:ascii="Times New Roman" w:eastAsia="Times New Roman" w:hAnsi="Times New Roman" w:cs="Times New Roman"/>
              <w:b/>
              <w:i/>
              <w:sz w:val="24"/>
              <w:szCs w:val="24"/>
            </w:rPr>
          </w:rPrChange>
        </w:rPr>
        <w:t>longer be marketed as “catfish” in the United States.</w:t>
      </w:r>
      <w:r w:rsidRPr="0004389E">
        <w:rPr>
          <w:rFonts w:ascii="Times New Roman" w:eastAsia="Times New Roman" w:hAnsi="Times New Roman" w:cs="Times New Roman"/>
          <w:b/>
          <w:i/>
          <w:sz w:val="24"/>
          <w:szCs w:val="24"/>
          <w:rPrChange w:id="175" w:author="Vince Egalla" w:date="2020-12-10T22:59:00Z">
            <w:rPr>
              <w:rFonts w:ascii="Times New Roman" w:eastAsia="Times New Roman" w:hAnsi="Times New Roman" w:cs="Times New Roman"/>
              <w:b/>
              <w:i/>
              <w:sz w:val="24"/>
              <w:szCs w:val="24"/>
            </w:rPr>
          </w:rPrChange>
        </w:rPr>
        <w:t xml:space="preserve"> </w:t>
      </w:r>
    </w:p>
    <w:p w14:paraId="3411143F" w14:textId="66649BCB" w:rsidR="007C6175" w:rsidRPr="0004389E" w:rsidRDefault="00875B97">
      <w:pPr>
        <w:numPr>
          <w:ilvl w:val="0"/>
          <w:numId w:val="2"/>
        </w:numPr>
        <w:spacing w:line="480" w:lineRule="auto"/>
        <w:rPr>
          <w:rFonts w:ascii="Times New Roman" w:eastAsia="Times New Roman" w:hAnsi="Times New Roman" w:cs="Times New Roman"/>
          <w:b/>
          <w:i/>
          <w:sz w:val="24"/>
          <w:szCs w:val="24"/>
          <w:rPrChange w:id="176" w:author="Vince Egalla" w:date="2020-12-10T22:59:00Z">
            <w:rPr>
              <w:rFonts w:ascii="Times New Roman" w:eastAsia="Times New Roman" w:hAnsi="Times New Roman" w:cs="Times New Roman"/>
              <w:b/>
              <w:i/>
              <w:sz w:val="24"/>
              <w:szCs w:val="24"/>
            </w:rPr>
          </w:rPrChange>
        </w:rPr>
      </w:pPr>
      <w:r w:rsidRPr="0004389E">
        <w:rPr>
          <w:rFonts w:ascii="Times New Roman" w:eastAsia="Times New Roman" w:hAnsi="Times New Roman" w:cs="Times New Roman"/>
          <w:bCs/>
          <w:sz w:val="24"/>
          <w:szCs w:val="24"/>
          <w:rPrChange w:id="177" w:author="Vince Egalla" w:date="2020-12-10T22:59:00Z">
            <w:rPr>
              <w:rFonts w:ascii="Times New Roman" w:eastAsia="Times New Roman" w:hAnsi="Times New Roman" w:cs="Times New Roman"/>
              <w:b/>
              <w:sz w:val="24"/>
              <w:szCs w:val="24"/>
            </w:rPr>
          </w:rPrChange>
        </w:rPr>
        <w:t>In</w:t>
      </w:r>
      <w:ins w:id="178" w:author="Vince Egalla" w:date="2020-12-10T22:58:00Z">
        <w:r w:rsidR="0004389E" w:rsidRPr="0004389E">
          <w:rPr>
            <w:rFonts w:ascii="Times New Roman" w:hAnsi="Times New Roman" w:cs="Times New Roman"/>
            <w:sz w:val="24"/>
            <w:szCs w:val="24"/>
            <w:rPrChange w:id="179" w:author="Vince Egalla" w:date="2020-12-10T22:59:00Z">
              <w:rPr/>
            </w:rPrChange>
          </w:rPr>
          <w:t xml:space="preserve"> </w:t>
        </w:r>
        <w:proofErr w:type="gramStart"/>
        <w:r w:rsidR="0004389E" w:rsidRPr="0004389E">
          <w:rPr>
            <w:rFonts w:ascii="Times New Roman" w:eastAsia="Times New Roman" w:hAnsi="Times New Roman" w:cs="Times New Roman"/>
            <w:bCs/>
            <w:sz w:val="24"/>
            <w:szCs w:val="24"/>
            <w:rPrChange w:id="180" w:author="Vince Egalla" w:date="2020-12-10T22:59:00Z">
              <w:rPr>
                <w:rFonts w:asciiTheme="majorHAnsi" w:eastAsia="Times New Roman" w:hAnsiTheme="majorHAnsi" w:cstheme="majorHAnsi"/>
                <w:bCs/>
              </w:rPr>
            </w:rPrChange>
          </w:rPr>
          <w:t>The</w:t>
        </w:r>
        <w:proofErr w:type="gramEnd"/>
        <w:r w:rsidR="0004389E" w:rsidRPr="0004389E">
          <w:rPr>
            <w:rFonts w:ascii="Times New Roman" w:eastAsia="Times New Roman" w:hAnsi="Times New Roman" w:cs="Times New Roman"/>
            <w:bCs/>
            <w:sz w:val="24"/>
            <w:szCs w:val="24"/>
            <w:rPrChange w:id="181" w:author="Vince Egalla" w:date="2020-12-10T22:59:00Z">
              <w:rPr>
                <w:rFonts w:asciiTheme="majorHAnsi" w:eastAsia="Times New Roman" w:hAnsiTheme="majorHAnsi" w:cstheme="majorHAnsi"/>
                <w:bCs/>
              </w:rPr>
            </w:rPrChange>
          </w:rPr>
          <w:t xml:space="preserve"> Food, Conservation, and Energy Act of 2008</w:t>
        </w:r>
      </w:ins>
      <w:del w:id="182" w:author="Vince Egalla" w:date="2020-12-10T22:58:00Z">
        <w:r w:rsidRPr="0004389E" w:rsidDel="0004389E">
          <w:rPr>
            <w:rFonts w:ascii="Times New Roman" w:eastAsia="Times New Roman" w:hAnsi="Times New Roman" w:cs="Times New Roman"/>
            <w:bCs/>
            <w:sz w:val="24"/>
            <w:szCs w:val="24"/>
            <w:rPrChange w:id="183" w:author="Vince Egalla" w:date="2020-12-10T22:59:00Z">
              <w:rPr>
                <w:rFonts w:ascii="Times New Roman" w:eastAsia="Times New Roman" w:hAnsi="Times New Roman" w:cs="Times New Roman"/>
                <w:b/>
                <w:sz w:val="24"/>
                <w:szCs w:val="24"/>
              </w:rPr>
            </w:rPrChange>
          </w:rPr>
          <w:delText xml:space="preserve"> </w:delText>
        </w:r>
      </w:del>
      <w:del w:id="184" w:author="Vince Egalla" w:date="2020-12-10T22:57:00Z">
        <w:r w:rsidRPr="0004389E" w:rsidDel="0004389E">
          <w:rPr>
            <w:rFonts w:ascii="Times New Roman" w:eastAsia="Times New Roman" w:hAnsi="Times New Roman" w:cs="Times New Roman"/>
            <w:bCs/>
            <w:sz w:val="24"/>
            <w:szCs w:val="24"/>
            <w:rPrChange w:id="185" w:author="Vince Egalla" w:date="2020-12-10T22:59:00Z">
              <w:rPr>
                <w:rFonts w:ascii="Times New Roman" w:eastAsia="Times New Roman" w:hAnsi="Times New Roman" w:cs="Times New Roman"/>
                <w:b/>
                <w:sz w:val="24"/>
                <w:szCs w:val="24"/>
              </w:rPr>
            </w:rPrChange>
          </w:rPr>
          <w:delText>the</w:delText>
        </w:r>
        <w:r w:rsidRPr="0004389E" w:rsidDel="0004389E">
          <w:rPr>
            <w:rFonts w:ascii="Times New Roman" w:eastAsia="Times New Roman" w:hAnsi="Times New Roman" w:cs="Times New Roman"/>
            <w:b/>
            <w:sz w:val="24"/>
            <w:szCs w:val="24"/>
            <w:rPrChange w:id="186" w:author="Vince Egalla" w:date="2020-12-10T22:59:00Z">
              <w:rPr>
                <w:rFonts w:ascii="Times New Roman" w:eastAsia="Times New Roman" w:hAnsi="Times New Roman" w:cs="Times New Roman"/>
                <w:b/>
                <w:sz w:val="24"/>
                <w:szCs w:val="24"/>
              </w:rPr>
            </w:rPrChange>
          </w:rPr>
          <w:delText xml:space="preserve"> 2008 Farm </w:delText>
        </w:r>
        <w:r w:rsidRPr="0004389E" w:rsidDel="0004389E">
          <w:rPr>
            <w:rFonts w:ascii="Times New Roman" w:eastAsia="Times New Roman" w:hAnsi="Times New Roman" w:cs="Times New Roman"/>
            <w:b/>
            <w:sz w:val="24"/>
            <w:szCs w:val="24"/>
            <w:rPrChange w:id="187" w:author="Vince Egalla" w:date="2020-12-10T22:59:00Z">
              <w:rPr>
                <w:rFonts w:ascii="Times New Roman" w:eastAsia="Times New Roman" w:hAnsi="Times New Roman" w:cs="Times New Roman"/>
                <w:b/>
                <w:sz w:val="24"/>
                <w:szCs w:val="24"/>
              </w:rPr>
            </w:rPrChange>
          </w:rPr>
          <w:delText>Bill</w:delText>
        </w:r>
      </w:del>
      <w:r w:rsidRPr="0004389E">
        <w:rPr>
          <w:rFonts w:ascii="Times New Roman" w:eastAsia="Times New Roman" w:hAnsi="Times New Roman" w:cs="Times New Roman"/>
          <w:b/>
          <w:sz w:val="24"/>
          <w:szCs w:val="24"/>
          <w:rPrChange w:id="188" w:author="Vince Egalla" w:date="2020-12-10T22:59:00Z">
            <w:rPr>
              <w:rFonts w:ascii="Times New Roman" w:eastAsia="Times New Roman" w:hAnsi="Times New Roman" w:cs="Times New Roman"/>
              <w:b/>
              <w:sz w:val="24"/>
              <w:szCs w:val="24"/>
            </w:rPr>
          </w:rPrChange>
        </w:rPr>
        <w:t xml:space="preserve">, </w:t>
      </w:r>
      <w:r w:rsidRPr="0004389E">
        <w:rPr>
          <w:rFonts w:ascii="Times New Roman" w:eastAsia="Times New Roman" w:hAnsi="Times New Roman" w:cs="Times New Roman"/>
          <w:sz w:val="24"/>
          <w:szCs w:val="24"/>
          <w:rPrChange w:id="189" w:author="Vince Egalla" w:date="2020-12-10T22:59:00Z">
            <w:rPr>
              <w:rFonts w:ascii="Times New Roman" w:eastAsia="Times New Roman" w:hAnsi="Times New Roman" w:cs="Times New Roman"/>
              <w:sz w:val="24"/>
              <w:szCs w:val="24"/>
            </w:rPr>
          </w:rPrChange>
        </w:rPr>
        <w:t>Congress</w:t>
      </w:r>
      <w:r w:rsidRPr="0004389E">
        <w:rPr>
          <w:rFonts w:ascii="Times New Roman" w:eastAsia="Times New Roman" w:hAnsi="Times New Roman" w:cs="Times New Roman"/>
          <w:sz w:val="24"/>
          <w:szCs w:val="24"/>
          <w:rPrChange w:id="190" w:author="Vince Egalla" w:date="2020-12-10T22:59:00Z">
            <w:rPr>
              <w:rFonts w:ascii="Times New Roman" w:eastAsia="Times New Roman" w:hAnsi="Times New Roman" w:cs="Times New Roman"/>
              <w:sz w:val="24"/>
              <w:szCs w:val="24"/>
            </w:rPr>
          </w:rPrChange>
        </w:rPr>
        <w:t xml:space="preserve"> gave the Secretary of Agriculture and, by delegation</w:t>
      </w:r>
      <w:ins w:id="191" w:author="Vince Egalla" w:date="2020-12-10T22:58:00Z">
        <w:r w:rsidR="0004389E" w:rsidRPr="0004389E">
          <w:rPr>
            <w:rFonts w:ascii="Times New Roman" w:eastAsia="Times New Roman" w:hAnsi="Times New Roman" w:cs="Times New Roman"/>
            <w:sz w:val="24"/>
            <w:szCs w:val="24"/>
            <w:rPrChange w:id="192" w:author="Vince Egalla" w:date="2020-12-10T22:59:00Z">
              <w:rPr>
                <w:rFonts w:ascii="Times New Roman" w:eastAsia="Times New Roman" w:hAnsi="Times New Roman" w:cs="Times New Roman"/>
                <w:sz w:val="24"/>
                <w:szCs w:val="24"/>
              </w:rPr>
            </w:rPrChange>
          </w:rPr>
          <w:t xml:space="preserve"> the Food Safety and Ins</w:t>
        </w:r>
      </w:ins>
      <w:ins w:id="193" w:author="Vince Egalla" w:date="2020-12-10T22:59:00Z">
        <w:r w:rsidR="0004389E" w:rsidRPr="0004389E">
          <w:rPr>
            <w:rFonts w:ascii="Times New Roman" w:eastAsia="Times New Roman" w:hAnsi="Times New Roman" w:cs="Times New Roman"/>
            <w:sz w:val="24"/>
            <w:szCs w:val="24"/>
            <w:rPrChange w:id="194" w:author="Vince Egalla" w:date="2020-12-10T22:59:00Z">
              <w:rPr>
                <w:rFonts w:ascii="Times New Roman" w:eastAsia="Times New Roman" w:hAnsi="Times New Roman" w:cs="Times New Roman"/>
                <w:sz w:val="24"/>
                <w:szCs w:val="24"/>
              </w:rPr>
            </w:rPrChange>
          </w:rPr>
          <w:t>pection Service</w:t>
        </w:r>
      </w:ins>
      <w:del w:id="195" w:author="Vince Egalla" w:date="2020-12-10T22:58:00Z">
        <w:r w:rsidRPr="0004389E" w:rsidDel="0004389E">
          <w:rPr>
            <w:rFonts w:ascii="Times New Roman" w:eastAsia="Times New Roman" w:hAnsi="Times New Roman" w:cs="Times New Roman"/>
            <w:sz w:val="24"/>
            <w:szCs w:val="24"/>
            <w:rPrChange w:id="196" w:author="Vince Egalla" w:date="2020-12-10T22:59:00Z">
              <w:rPr>
                <w:rFonts w:ascii="Times New Roman" w:eastAsia="Times New Roman" w:hAnsi="Times New Roman" w:cs="Times New Roman"/>
                <w:sz w:val="24"/>
                <w:szCs w:val="24"/>
              </w:rPr>
            </w:rPrChange>
          </w:rPr>
          <w:delText>,</w:delText>
        </w:r>
      </w:del>
      <w:ins w:id="197" w:author="Vince Egalla" w:date="2020-12-10T22:58:00Z">
        <w:r w:rsidR="0004389E" w:rsidRPr="0004389E">
          <w:rPr>
            <w:rFonts w:ascii="Times New Roman" w:eastAsia="Times New Roman" w:hAnsi="Times New Roman" w:cs="Times New Roman"/>
            <w:sz w:val="24"/>
            <w:szCs w:val="24"/>
            <w:rPrChange w:id="198" w:author="Vince Egalla" w:date="2020-12-10T22:59:00Z">
              <w:rPr>
                <w:rFonts w:ascii="Times New Roman" w:eastAsia="Times New Roman" w:hAnsi="Times New Roman" w:cs="Times New Roman"/>
                <w:sz w:val="24"/>
                <w:szCs w:val="24"/>
              </w:rPr>
            </w:rPrChange>
          </w:rPr>
          <w:t xml:space="preserve"> </w:t>
        </w:r>
      </w:ins>
      <w:ins w:id="199" w:author="Vince Egalla" w:date="2020-12-10T22:59:00Z">
        <w:r w:rsidR="0004389E" w:rsidRPr="0004389E">
          <w:rPr>
            <w:rFonts w:ascii="Times New Roman" w:eastAsia="Times New Roman" w:hAnsi="Times New Roman" w:cs="Times New Roman"/>
            <w:sz w:val="24"/>
            <w:szCs w:val="24"/>
            <w:rPrChange w:id="200" w:author="Vince Egalla" w:date="2020-12-10T22:59:00Z">
              <w:rPr>
                <w:rFonts w:ascii="Times New Roman" w:eastAsia="Times New Roman" w:hAnsi="Times New Roman" w:cs="Times New Roman"/>
                <w:sz w:val="24"/>
                <w:szCs w:val="24"/>
              </w:rPr>
            </w:rPrChange>
          </w:rPr>
          <w:t>(</w:t>
        </w:r>
      </w:ins>
      <w:del w:id="201" w:author="Vince Egalla" w:date="2020-12-10T22:58:00Z">
        <w:r w:rsidRPr="0004389E" w:rsidDel="0004389E">
          <w:rPr>
            <w:rFonts w:ascii="Times New Roman" w:eastAsia="Times New Roman" w:hAnsi="Times New Roman" w:cs="Times New Roman"/>
            <w:sz w:val="24"/>
            <w:szCs w:val="24"/>
            <w:rPrChange w:id="202" w:author="Vince Egalla" w:date="2020-12-10T22:59:00Z">
              <w:rPr>
                <w:rFonts w:ascii="Times New Roman" w:eastAsia="Times New Roman" w:hAnsi="Times New Roman" w:cs="Times New Roman"/>
                <w:sz w:val="24"/>
                <w:szCs w:val="24"/>
              </w:rPr>
            </w:rPrChange>
          </w:rPr>
          <w:delText xml:space="preserve"> </w:delText>
        </w:r>
      </w:del>
      <w:r w:rsidRPr="0004389E">
        <w:rPr>
          <w:rFonts w:ascii="Times New Roman" w:eastAsia="Times New Roman" w:hAnsi="Times New Roman" w:cs="Times New Roman"/>
          <w:b/>
          <w:i/>
          <w:sz w:val="24"/>
          <w:szCs w:val="24"/>
          <w:rPrChange w:id="203" w:author="Vince Egalla" w:date="2020-12-10T22:59:00Z">
            <w:rPr>
              <w:rFonts w:ascii="Times New Roman" w:eastAsia="Times New Roman" w:hAnsi="Times New Roman" w:cs="Times New Roman"/>
              <w:b/>
              <w:i/>
              <w:sz w:val="24"/>
              <w:szCs w:val="24"/>
            </w:rPr>
          </w:rPrChange>
        </w:rPr>
        <w:t>FSIS</w:t>
      </w:r>
      <w:ins w:id="204" w:author="Vince Egalla" w:date="2020-12-10T22:59:00Z">
        <w:r w:rsidR="0004389E" w:rsidRPr="0004389E">
          <w:rPr>
            <w:rFonts w:ascii="Times New Roman" w:eastAsia="Times New Roman" w:hAnsi="Times New Roman" w:cs="Times New Roman"/>
            <w:b/>
            <w:i/>
            <w:sz w:val="24"/>
            <w:szCs w:val="24"/>
            <w:rPrChange w:id="205" w:author="Vince Egalla" w:date="2020-12-10T22:59:00Z">
              <w:rPr>
                <w:rFonts w:ascii="Times New Roman" w:eastAsia="Times New Roman" w:hAnsi="Times New Roman" w:cs="Times New Roman"/>
                <w:b/>
                <w:i/>
                <w:sz w:val="24"/>
                <w:szCs w:val="24"/>
              </w:rPr>
            </w:rPrChange>
          </w:rPr>
          <w:t>)</w:t>
        </w:r>
      </w:ins>
      <w:r w:rsidRPr="0004389E">
        <w:rPr>
          <w:rFonts w:ascii="Times New Roman" w:eastAsia="Times New Roman" w:hAnsi="Times New Roman" w:cs="Times New Roman"/>
          <w:b/>
          <w:i/>
          <w:sz w:val="24"/>
          <w:szCs w:val="24"/>
          <w:rPrChange w:id="206" w:author="Vince Egalla" w:date="2020-12-10T22:59:00Z">
            <w:rPr>
              <w:rFonts w:ascii="Times New Roman" w:eastAsia="Times New Roman" w:hAnsi="Times New Roman" w:cs="Times New Roman"/>
              <w:b/>
              <w:i/>
              <w:sz w:val="24"/>
              <w:szCs w:val="24"/>
            </w:rPr>
          </w:rPrChange>
        </w:rPr>
        <w:t>, the authority to determine to which fish the term “catfish” would apply</w:t>
      </w:r>
      <w:r w:rsidRPr="0004389E">
        <w:rPr>
          <w:rFonts w:ascii="Times New Roman" w:eastAsia="Times New Roman" w:hAnsi="Times New Roman" w:cs="Times New Roman"/>
          <w:b/>
          <w:i/>
          <w:sz w:val="24"/>
          <w:szCs w:val="24"/>
          <w:vertAlign w:val="superscript"/>
          <w:rPrChange w:id="207" w:author="Vince Egalla" w:date="2020-12-10T22:59:00Z">
            <w:rPr>
              <w:rFonts w:ascii="Times New Roman" w:eastAsia="Times New Roman" w:hAnsi="Times New Roman" w:cs="Times New Roman"/>
              <w:b/>
              <w:i/>
              <w:sz w:val="24"/>
              <w:szCs w:val="24"/>
              <w:vertAlign w:val="superscript"/>
            </w:rPr>
          </w:rPrChange>
        </w:rPr>
        <w:footnoteReference w:id="2"/>
      </w:r>
      <w:r w:rsidRPr="0004389E">
        <w:rPr>
          <w:rFonts w:ascii="Times New Roman" w:eastAsia="Times New Roman" w:hAnsi="Times New Roman" w:cs="Times New Roman"/>
          <w:b/>
          <w:i/>
          <w:sz w:val="24"/>
          <w:szCs w:val="24"/>
          <w:rPrChange w:id="208" w:author="Vince Egalla" w:date="2020-12-10T22:59:00Z">
            <w:rPr>
              <w:rFonts w:ascii="Times New Roman" w:eastAsia="Times New Roman" w:hAnsi="Times New Roman" w:cs="Times New Roman"/>
              <w:b/>
              <w:i/>
              <w:sz w:val="24"/>
              <w:szCs w:val="24"/>
            </w:rPr>
          </w:rPrChange>
        </w:rPr>
        <w:t>.</w:t>
      </w:r>
    </w:p>
    <w:p w14:paraId="0E4283DD" w14:textId="77777777" w:rsidR="007C6175" w:rsidRPr="0004389E" w:rsidRDefault="00875B97">
      <w:pPr>
        <w:numPr>
          <w:ilvl w:val="0"/>
          <w:numId w:val="2"/>
        </w:numPr>
        <w:spacing w:line="480" w:lineRule="auto"/>
        <w:rPr>
          <w:rFonts w:ascii="Times New Roman" w:eastAsia="Times New Roman" w:hAnsi="Times New Roman" w:cs="Times New Roman"/>
          <w:sz w:val="24"/>
          <w:szCs w:val="24"/>
          <w:rPrChange w:id="209" w:author="Vince Egalla" w:date="2020-12-10T22:59:00Z">
            <w:rPr>
              <w:rFonts w:ascii="Times New Roman" w:eastAsia="Times New Roman" w:hAnsi="Times New Roman" w:cs="Times New Roman"/>
              <w:sz w:val="24"/>
              <w:szCs w:val="24"/>
            </w:rPr>
          </w:rPrChange>
        </w:rPr>
      </w:pPr>
      <w:r w:rsidRPr="0004389E">
        <w:rPr>
          <w:rFonts w:ascii="Times New Roman" w:eastAsia="Times New Roman" w:hAnsi="Times New Roman" w:cs="Times New Roman"/>
          <w:b/>
          <w:color w:val="000000"/>
          <w:sz w:val="24"/>
          <w:szCs w:val="24"/>
          <w:rPrChange w:id="210" w:author="Vince Egalla" w:date="2020-12-10T22:59:00Z">
            <w:rPr>
              <w:rFonts w:ascii="Times New Roman" w:eastAsia="Times New Roman" w:hAnsi="Times New Roman" w:cs="Times New Roman"/>
              <w:b/>
              <w:color w:val="000000"/>
              <w:sz w:val="24"/>
              <w:szCs w:val="24"/>
            </w:rPr>
          </w:rPrChange>
        </w:rPr>
        <w:t>The Louisiana House Bill 439</w:t>
      </w:r>
      <w:r w:rsidRPr="0004389E">
        <w:rPr>
          <w:rFonts w:ascii="Times New Roman" w:eastAsia="Times New Roman" w:hAnsi="Times New Roman" w:cs="Times New Roman"/>
          <w:b/>
          <w:color w:val="000000"/>
          <w:sz w:val="24"/>
          <w:szCs w:val="24"/>
          <w:vertAlign w:val="superscript"/>
          <w:rPrChange w:id="211" w:author="Vince Egalla" w:date="2020-12-10T22:59:00Z">
            <w:rPr>
              <w:rFonts w:ascii="Times New Roman" w:eastAsia="Times New Roman" w:hAnsi="Times New Roman" w:cs="Times New Roman"/>
              <w:b/>
              <w:color w:val="000000"/>
              <w:sz w:val="24"/>
              <w:szCs w:val="24"/>
              <w:vertAlign w:val="superscript"/>
            </w:rPr>
          </w:rPrChange>
        </w:rPr>
        <w:footnoteReference w:id="3"/>
      </w:r>
      <w:r w:rsidRPr="0004389E">
        <w:rPr>
          <w:rFonts w:ascii="Times New Roman" w:eastAsia="Times New Roman" w:hAnsi="Times New Roman" w:cs="Times New Roman"/>
          <w:b/>
          <w:color w:val="000000"/>
          <w:sz w:val="24"/>
          <w:szCs w:val="24"/>
          <w:rPrChange w:id="212" w:author="Vince Egalla" w:date="2020-12-10T22:59:00Z">
            <w:rPr>
              <w:rFonts w:ascii="Times New Roman" w:eastAsia="Times New Roman" w:hAnsi="Times New Roman" w:cs="Times New Roman"/>
              <w:b/>
              <w:color w:val="000000"/>
              <w:sz w:val="24"/>
              <w:szCs w:val="24"/>
            </w:rPr>
          </w:rPrChange>
        </w:rPr>
        <w:t>,</w:t>
      </w:r>
      <w:r w:rsidRPr="0004389E">
        <w:rPr>
          <w:rFonts w:ascii="Times New Roman" w:eastAsia="Times New Roman" w:hAnsi="Times New Roman" w:cs="Times New Roman"/>
          <w:color w:val="000000"/>
          <w:sz w:val="24"/>
          <w:szCs w:val="24"/>
          <w:rPrChange w:id="213" w:author="Vince Egalla" w:date="2020-12-10T22:59:00Z">
            <w:rPr>
              <w:rFonts w:ascii="Times New Roman" w:eastAsia="Times New Roman" w:hAnsi="Times New Roman" w:cs="Times New Roman"/>
              <w:color w:val="000000"/>
              <w:sz w:val="24"/>
              <w:szCs w:val="24"/>
            </w:rPr>
          </w:rPrChange>
        </w:rPr>
        <w:t xml:space="preserve"> which was effective on Nov</w:t>
      </w:r>
      <w:r w:rsidRPr="0004389E">
        <w:rPr>
          <w:rFonts w:ascii="Times New Roman" w:eastAsia="Times New Roman" w:hAnsi="Times New Roman" w:cs="Times New Roman"/>
          <w:sz w:val="24"/>
          <w:szCs w:val="24"/>
          <w:rPrChange w:id="214" w:author="Vince Egalla" w:date="2020-12-10T22:59:00Z">
            <w:rPr>
              <w:rFonts w:ascii="Times New Roman" w:eastAsia="Times New Roman" w:hAnsi="Times New Roman" w:cs="Times New Roman"/>
              <w:sz w:val="24"/>
              <w:szCs w:val="24"/>
            </w:rPr>
          </w:rPrChange>
        </w:rPr>
        <w:t>.</w:t>
      </w:r>
      <w:r w:rsidRPr="0004389E">
        <w:rPr>
          <w:rFonts w:ascii="Times New Roman" w:eastAsia="Times New Roman" w:hAnsi="Times New Roman" w:cs="Times New Roman"/>
          <w:color w:val="000000"/>
          <w:sz w:val="24"/>
          <w:szCs w:val="24"/>
          <w:rPrChange w:id="215" w:author="Vince Egalla" w:date="2020-12-10T22:59:00Z">
            <w:rPr>
              <w:rFonts w:ascii="Times New Roman" w:eastAsia="Times New Roman" w:hAnsi="Times New Roman" w:cs="Times New Roman"/>
              <w:color w:val="000000"/>
              <w:sz w:val="24"/>
              <w:szCs w:val="24"/>
            </w:rPr>
          </w:rPrChange>
        </w:rPr>
        <w:t xml:space="preserve">1st, 2009, </w:t>
      </w:r>
      <w:del w:id="216" w:author="Vince Egalla" w:date="2020-12-10T22:59:00Z">
        <w:r w:rsidRPr="0004389E" w:rsidDel="0004389E">
          <w:rPr>
            <w:rFonts w:ascii="Times New Roman" w:eastAsia="Times New Roman" w:hAnsi="Times New Roman" w:cs="Times New Roman"/>
            <w:color w:val="000000"/>
            <w:sz w:val="24"/>
            <w:szCs w:val="24"/>
            <w:rPrChange w:id="217" w:author="Vince Egalla" w:date="2020-12-10T22:59:00Z">
              <w:rPr>
                <w:rFonts w:ascii="Times New Roman" w:eastAsia="Times New Roman" w:hAnsi="Times New Roman" w:cs="Times New Roman"/>
                <w:color w:val="000000"/>
                <w:sz w:val="24"/>
                <w:szCs w:val="24"/>
              </w:rPr>
            </w:rPrChange>
          </w:rPr>
          <w:delText xml:space="preserve"> </w:delText>
        </w:r>
      </w:del>
      <w:r w:rsidRPr="0004389E">
        <w:rPr>
          <w:rFonts w:ascii="Times New Roman" w:eastAsia="Times New Roman" w:hAnsi="Times New Roman" w:cs="Times New Roman"/>
          <w:color w:val="000000"/>
          <w:sz w:val="24"/>
          <w:szCs w:val="24"/>
          <w:rPrChange w:id="218" w:author="Vince Egalla" w:date="2020-12-10T22:59:00Z">
            <w:rPr>
              <w:rFonts w:ascii="Times New Roman" w:eastAsia="Times New Roman" w:hAnsi="Times New Roman" w:cs="Times New Roman"/>
              <w:color w:val="000000"/>
              <w:sz w:val="24"/>
              <w:szCs w:val="24"/>
            </w:rPr>
          </w:rPrChange>
        </w:rPr>
        <w:t>asked</w:t>
      </w:r>
      <w:r w:rsidRPr="0004389E">
        <w:rPr>
          <w:rFonts w:ascii="Times New Roman" w:eastAsia="Times New Roman" w:hAnsi="Times New Roman" w:cs="Times New Roman"/>
          <w:sz w:val="24"/>
          <w:szCs w:val="24"/>
          <w:rPrChange w:id="219" w:author="Vince Egalla" w:date="2020-12-10T22:59:00Z">
            <w:rPr>
              <w:rFonts w:ascii="Times New Roman" w:eastAsia="Times New Roman" w:hAnsi="Times New Roman" w:cs="Times New Roman"/>
              <w:sz w:val="24"/>
              <w:szCs w:val="24"/>
            </w:rPr>
          </w:rPrChange>
        </w:rPr>
        <w:t xml:space="preserve"> </w:t>
      </w:r>
      <w:r w:rsidRPr="0004389E">
        <w:rPr>
          <w:rFonts w:ascii="Times New Roman" w:eastAsia="Times New Roman" w:hAnsi="Times New Roman" w:cs="Times New Roman"/>
          <w:color w:val="000000"/>
          <w:sz w:val="24"/>
          <w:szCs w:val="24"/>
          <w:rPrChange w:id="220" w:author="Vince Egalla" w:date="2020-12-10T22:59:00Z">
            <w:rPr>
              <w:rFonts w:ascii="Times New Roman" w:eastAsia="Times New Roman" w:hAnsi="Times New Roman" w:cs="Times New Roman"/>
              <w:color w:val="000000"/>
              <w:sz w:val="24"/>
              <w:szCs w:val="24"/>
            </w:rPr>
          </w:rPrChange>
        </w:rPr>
        <w:t xml:space="preserve">all catfish related products to identify the </w:t>
      </w:r>
      <w:r w:rsidRPr="0004389E">
        <w:rPr>
          <w:rFonts w:ascii="Times New Roman" w:eastAsia="Times New Roman" w:hAnsi="Times New Roman" w:cs="Times New Roman"/>
          <w:b/>
          <w:i/>
          <w:color w:val="000000"/>
          <w:sz w:val="24"/>
          <w:szCs w:val="24"/>
          <w:rPrChange w:id="221" w:author="Vince Egalla" w:date="2020-12-10T22:59:00Z">
            <w:rPr>
              <w:rFonts w:ascii="Times New Roman" w:eastAsia="Times New Roman" w:hAnsi="Times New Roman" w:cs="Times New Roman"/>
              <w:b/>
              <w:i/>
              <w:color w:val="000000"/>
              <w:sz w:val="24"/>
              <w:szCs w:val="24"/>
            </w:rPr>
          </w:rPrChange>
        </w:rPr>
        <w:t>country of origin</w:t>
      </w:r>
      <w:r w:rsidRPr="0004389E">
        <w:rPr>
          <w:rFonts w:ascii="Times New Roman" w:eastAsia="Times New Roman" w:hAnsi="Times New Roman" w:cs="Times New Roman"/>
          <w:color w:val="000000"/>
          <w:sz w:val="24"/>
          <w:szCs w:val="24"/>
          <w:rPrChange w:id="222" w:author="Vince Egalla" w:date="2020-12-10T22:59:00Z">
            <w:rPr>
              <w:rFonts w:ascii="Times New Roman" w:eastAsia="Times New Roman" w:hAnsi="Times New Roman" w:cs="Times New Roman"/>
              <w:color w:val="000000"/>
              <w:sz w:val="24"/>
              <w:szCs w:val="24"/>
            </w:rPr>
          </w:rPrChange>
        </w:rPr>
        <w:t xml:space="preserve"> at the final point of sale.</w:t>
      </w:r>
      <w:r w:rsidRPr="0004389E">
        <w:rPr>
          <w:rFonts w:ascii="Times New Roman" w:eastAsia="Times New Roman" w:hAnsi="Times New Roman" w:cs="Times New Roman"/>
          <w:sz w:val="24"/>
          <w:szCs w:val="24"/>
          <w:rPrChange w:id="223" w:author="Vince Egalla" w:date="2020-12-10T22:59:00Z">
            <w:rPr>
              <w:rFonts w:ascii="Times New Roman" w:eastAsia="Times New Roman" w:hAnsi="Times New Roman" w:cs="Times New Roman"/>
              <w:sz w:val="24"/>
              <w:szCs w:val="24"/>
            </w:rPr>
          </w:rPrChange>
        </w:rPr>
        <w:t xml:space="preserve"> </w:t>
      </w:r>
    </w:p>
    <w:p w14:paraId="28C979FF" w14:textId="0E0C99A2" w:rsidR="007C6175" w:rsidRDefault="00875B97">
      <w:pPr>
        <w:numPr>
          <w:ilvl w:val="0"/>
          <w:numId w:val="2"/>
        </w:numPr>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The Tennessee Senate House Bill 3136</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which was effective on July 1, 2010, required </w:t>
      </w:r>
      <w:ins w:id="224" w:author="Vince Egalla" w:date="2020-12-10T23:01:00Z">
        <w:r w:rsidR="0004389E">
          <w:rPr>
            <w:rFonts w:ascii="Times New Roman" w:eastAsia="Times New Roman" w:hAnsi="Times New Roman" w:cs="Times New Roman"/>
            <w:sz w:val="24"/>
            <w:szCs w:val="24"/>
          </w:rPr>
          <w:t xml:space="preserve">food service establishments selling </w:t>
        </w:r>
      </w:ins>
      <w:del w:id="225" w:author="Vince Egalla" w:date="2020-12-10T23:01:00Z">
        <w:r w:rsidDel="0004389E">
          <w:rPr>
            <w:rFonts w:ascii="Times New Roman" w:eastAsia="Times New Roman" w:hAnsi="Times New Roman" w:cs="Times New Roman"/>
            <w:sz w:val="24"/>
            <w:szCs w:val="24"/>
          </w:rPr>
          <w:delText xml:space="preserve">all </w:delText>
        </w:r>
      </w:del>
      <w:r>
        <w:rPr>
          <w:rFonts w:ascii="Times New Roman" w:eastAsia="Times New Roman" w:hAnsi="Times New Roman" w:cs="Times New Roman"/>
          <w:sz w:val="24"/>
          <w:szCs w:val="24"/>
        </w:rPr>
        <w:t xml:space="preserve">imported catfish related products </w:t>
      </w:r>
      <w:del w:id="226" w:author="Vince Egalla" w:date="2020-12-10T23:02:00Z">
        <w:r w:rsidDel="0004389E">
          <w:rPr>
            <w:rFonts w:ascii="Times New Roman" w:eastAsia="Times New Roman" w:hAnsi="Times New Roman" w:cs="Times New Roman"/>
            <w:sz w:val="24"/>
            <w:szCs w:val="24"/>
          </w:rPr>
          <w:delText xml:space="preserve">be </w:delText>
        </w:r>
      </w:del>
      <w:ins w:id="227" w:author="Vince Egalla" w:date="2020-12-10T23:02:00Z">
        <w:r w:rsidR="0004389E">
          <w:rPr>
            <w:rFonts w:ascii="Times New Roman" w:eastAsia="Times New Roman" w:hAnsi="Times New Roman" w:cs="Times New Roman"/>
            <w:sz w:val="24"/>
            <w:szCs w:val="24"/>
          </w:rPr>
          <w:t>to</w:t>
        </w:r>
        <w:r w:rsidR="0004389E">
          <w:rPr>
            <w:rFonts w:ascii="Times New Roman" w:eastAsia="Times New Roman" w:hAnsi="Times New Roman" w:cs="Times New Roman"/>
            <w:sz w:val="24"/>
            <w:szCs w:val="24"/>
          </w:rPr>
          <w:t xml:space="preserve"> </w:t>
        </w:r>
      </w:ins>
      <w:del w:id="228" w:author="Vince Egalla" w:date="2020-12-10T23:02:00Z">
        <w:r w:rsidDel="0004389E">
          <w:rPr>
            <w:rFonts w:ascii="Times New Roman" w:eastAsia="Times New Roman" w:hAnsi="Times New Roman" w:cs="Times New Roman"/>
            <w:sz w:val="24"/>
            <w:szCs w:val="24"/>
          </w:rPr>
          <w:delText xml:space="preserve">labeled </w:delText>
        </w:r>
      </w:del>
      <w:ins w:id="229" w:author="Vince Egalla" w:date="2020-12-10T23:02:00Z">
        <w:r w:rsidR="0004389E">
          <w:rPr>
            <w:rFonts w:ascii="Times New Roman" w:eastAsia="Times New Roman" w:hAnsi="Times New Roman" w:cs="Times New Roman"/>
            <w:sz w:val="24"/>
            <w:szCs w:val="24"/>
          </w:rPr>
          <w:t>specify</w:t>
        </w:r>
      </w:ins>
      <w:del w:id="230" w:author="Vince Egalla" w:date="2020-12-10T23:02:00Z">
        <w:r w:rsidDel="0004389E">
          <w:rPr>
            <w:rFonts w:ascii="Times New Roman" w:eastAsia="Times New Roman" w:hAnsi="Times New Roman" w:cs="Times New Roman"/>
            <w:sz w:val="24"/>
            <w:szCs w:val="24"/>
          </w:rPr>
          <w:delText>as</w:delText>
        </w:r>
      </w:del>
      <w:del w:id="231" w:author="Vince Egalla" w:date="2020-12-10T23:00:00Z">
        <w:r w:rsidDel="0004389E">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imported</w:t>
      </w:r>
      <w:r>
        <w:rPr>
          <w:rFonts w:ascii="Times New Roman" w:eastAsia="Times New Roman" w:hAnsi="Times New Roman" w:cs="Times New Roman"/>
          <w:sz w:val="24"/>
          <w:szCs w:val="24"/>
        </w:rPr>
        <w:t>" on their menus</w:t>
      </w:r>
      <w:r>
        <w:rPr>
          <w:rFonts w:ascii="Times New Roman" w:eastAsia="Times New Roman" w:hAnsi="Times New Roman" w:cs="Times New Roman"/>
          <w:sz w:val="24"/>
          <w:szCs w:val="24"/>
        </w:rPr>
        <w:t xml:space="preserve">. </w:t>
      </w:r>
    </w:p>
    <w:p w14:paraId="5459F4C4" w14:textId="6F2A2A72" w:rsidR="007C6175" w:rsidRDefault="00875B97">
      <w:pPr>
        <w:numPr>
          <w:ilvl w:val="0"/>
          <w:numId w:val="2"/>
        </w:numPr>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The Mississippi House Bill 771</w:t>
      </w:r>
      <w:r>
        <w:rPr>
          <w:rFonts w:ascii="Times New Roman" w:eastAsia="Times New Roman" w:hAnsi="Times New Roman" w:cs="Times New Roman"/>
          <w:b/>
          <w:color w:val="000000"/>
          <w:sz w:val="24"/>
          <w:szCs w:val="24"/>
          <w:vertAlign w:val="superscript"/>
        </w:rPr>
        <w:footnoteReference w:id="5"/>
      </w:r>
      <w:r>
        <w:rPr>
          <w:rFonts w:ascii="Times New Roman" w:eastAsia="Times New Roman" w:hAnsi="Times New Roman" w:cs="Times New Roman"/>
          <w:color w:val="000000"/>
          <w:sz w:val="24"/>
          <w:szCs w:val="24"/>
        </w:rPr>
        <w:t xml:space="preserve"> enacted as Chapter Two of Catfish Marketing Law Labeling Regulations, which was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effective on July 1, 2013,</w:t>
      </w:r>
      <w:r>
        <w:rPr>
          <w:rFonts w:ascii="Times New Roman" w:eastAsia="Times New Roman" w:hAnsi="Times New Roman" w:cs="Times New Roman"/>
          <w:sz w:val="24"/>
          <w:szCs w:val="24"/>
        </w:rPr>
        <w:t xml:space="preserve"> </w:t>
      </w:r>
      <w:r>
        <w:rPr>
          <w:rFonts w:ascii="Times New Roman" w:eastAsia="Times New Roman" w:hAnsi="Times New Roman" w:cs="Times New Roman"/>
          <w:b/>
          <w:i/>
          <w:color w:val="000000"/>
          <w:sz w:val="24"/>
          <w:szCs w:val="24"/>
        </w:rPr>
        <w:t>distinguished U.S. local catfish from pangasius,</w:t>
      </w:r>
      <w:r>
        <w:rPr>
          <w:rFonts w:ascii="Times New Roman" w:eastAsia="Times New Roman" w:hAnsi="Times New Roman" w:cs="Times New Roman"/>
          <w:color w:val="000000"/>
          <w:sz w:val="24"/>
          <w:szCs w:val="24"/>
        </w:rPr>
        <w:t xml:space="preserve"> which was categorized as a fish that</w:t>
      </w:r>
      <w:ins w:id="232" w:author="Vince Egalla" w:date="2020-12-10T23:02:00Z">
        <w:r w:rsidR="0004389E">
          <w:rPr>
            <w:rFonts w:ascii="Times New Roman" w:eastAsia="Times New Roman" w:hAnsi="Times New Roman" w:cs="Times New Roman"/>
            <w:color w:val="000000"/>
            <w:sz w:val="24"/>
            <w:szCs w:val="24"/>
          </w:rPr>
          <w:t xml:space="preserve"> i</w:t>
        </w:r>
      </w:ins>
      <w:del w:id="233" w:author="Vince Egalla" w:date="2020-12-10T23:02:00Z">
        <w:r w:rsidDel="0004389E">
          <w:rPr>
            <w:rFonts w:ascii="Times New Roman" w:eastAsia="Times New Roman" w:hAnsi="Times New Roman" w:cs="Times New Roman"/>
            <w:color w:val="000000"/>
            <w:sz w:val="24"/>
            <w:szCs w:val="24"/>
          </w:rPr>
          <w:delText>’</w:delText>
        </w:r>
      </w:del>
      <w:r>
        <w:rPr>
          <w:rFonts w:ascii="Times New Roman" w:eastAsia="Times New Roman" w:hAnsi="Times New Roman" w:cs="Times New Roman"/>
          <w:color w:val="000000"/>
          <w:sz w:val="24"/>
          <w:szCs w:val="24"/>
        </w:rPr>
        <w:t xml:space="preserve">s </w:t>
      </w:r>
      <w:proofErr w:type="gramStart"/>
      <w:r>
        <w:rPr>
          <w:rFonts w:ascii="Times New Roman" w:eastAsia="Times New Roman" w:hAnsi="Times New Roman" w:cs="Times New Roman"/>
          <w:color w:val="000000"/>
          <w:sz w:val="24"/>
          <w:szCs w:val="24"/>
        </w:rPr>
        <w:t>similar to</w:t>
      </w:r>
      <w:proofErr w:type="gramEnd"/>
      <w:r>
        <w:rPr>
          <w:rFonts w:ascii="Times New Roman" w:eastAsia="Times New Roman" w:hAnsi="Times New Roman" w:cs="Times New Roman"/>
          <w:color w:val="000000"/>
          <w:sz w:val="24"/>
          <w:szCs w:val="24"/>
        </w:rPr>
        <w:t xml:space="preserve"> catfish but not in the same family. This bill also required special </w:t>
      </w:r>
      <w:r>
        <w:rPr>
          <w:rFonts w:ascii="Times New Roman" w:eastAsia="Times New Roman" w:hAnsi="Times New Roman" w:cs="Times New Roman"/>
          <w:sz w:val="24"/>
          <w:szCs w:val="24"/>
        </w:rPr>
        <w:t>labels on the menu for pangasius.</w:t>
      </w:r>
    </w:p>
    <w:p w14:paraId="1A0FE7D6" w14:textId="77777777" w:rsidR="007C6175" w:rsidRDefault="007C6175">
      <w:pPr>
        <w:pBdr>
          <w:top w:val="nil"/>
          <w:left w:val="nil"/>
          <w:bottom w:val="nil"/>
          <w:right w:val="nil"/>
          <w:between w:val="nil"/>
        </w:pBdr>
        <w:spacing w:line="480" w:lineRule="auto"/>
        <w:rPr>
          <w:rFonts w:ascii="Times New Roman" w:eastAsia="Times New Roman" w:hAnsi="Times New Roman" w:cs="Times New Roman"/>
          <w:sz w:val="24"/>
          <w:szCs w:val="24"/>
        </w:rPr>
      </w:pPr>
    </w:p>
    <w:p w14:paraId="6F3DAE0B" w14:textId="4677B860" w:rsidR="007C6175" w:rsidRDefault="00875B97">
      <w:pPr>
        <w:pBdr>
          <w:top w:val="nil"/>
          <w:left w:val="nil"/>
          <w:bottom w:val="nil"/>
          <w:right w:val="nil"/>
          <w:between w:val="nil"/>
        </w:pBdr>
        <w:spacing w:line="480" w:lineRule="auto"/>
        <w:rPr>
          <w:rFonts w:ascii="Times New Roman" w:eastAsia="Times New Roman" w:hAnsi="Times New Roman" w:cs="Times New Roman"/>
          <w:sz w:val="24"/>
          <w:szCs w:val="24"/>
        </w:rPr>
      </w:pPr>
      <w:del w:id="234" w:author="Vince Egalla" w:date="2020-12-10T23:03:00Z">
        <w:r w:rsidDel="0004389E">
          <w:rPr>
            <w:rFonts w:ascii="Times New Roman" w:eastAsia="Times New Roman" w:hAnsi="Times New Roman" w:cs="Times New Roman"/>
            <w:sz w:val="24"/>
            <w:szCs w:val="24"/>
          </w:rPr>
          <w:delText xml:space="preserve">The next step </w:delText>
        </w:r>
      </w:del>
      <w:del w:id="235" w:author="Vince Egalla" w:date="2020-12-10T23:02:00Z">
        <w:r w:rsidDel="0004389E">
          <w:rPr>
            <w:rFonts w:ascii="Times New Roman" w:eastAsia="Times New Roman" w:hAnsi="Times New Roman" w:cs="Times New Roman"/>
            <w:sz w:val="24"/>
            <w:szCs w:val="24"/>
          </w:rPr>
          <w:delText xml:space="preserve">was </w:delText>
        </w:r>
      </w:del>
      <w:del w:id="236" w:author="Vince Egalla" w:date="2020-12-10T23:03:00Z">
        <w:r w:rsidDel="0004389E">
          <w:rPr>
            <w:rFonts w:ascii="Times New Roman" w:eastAsia="Times New Roman" w:hAnsi="Times New Roman" w:cs="Times New Roman"/>
            <w:sz w:val="24"/>
            <w:szCs w:val="24"/>
          </w:rPr>
          <w:delText>lobbying for renegotiation of the 2001 BTA between the USA and Vietnam to set limits</w:delText>
        </w:r>
        <w:r w:rsidDel="0004389E">
          <w:rPr>
            <w:rFonts w:ascii="Times New Roman" w:eastAsia="Times New Roman" w:hAnsi="Times New Roman" w:cs="Times New Roman"/>
            <w:sz w:val="24"/>
            <w:szCs w:val="24"/>
          </w:rPr>
          <w:delText xml:space="preserve"> on catﬁsh imports (Cooper 2001 cited by Kinnucan 2003). The third step was the antidumping suit ﬁled by US producers that led to tariffs ranging from 44.66% to 63.88%(Duc, N. ,2010). </w:delText>
        </w:r>
      </w:del>
      <w:r>
        <w:rPr>
          <w:rFonts w:ascii="Times New Roman" w:eastAsia="Times New Roman" w:hAnsi="Times New Roman" w:cs="Times New Roman"/>
          <w:sz w:val="24"/>
          <w:szCs w:val="24"/>
        </w:rPr>
        <w:t>In 2005, the U.S. imposed customs bonds and anti-dumping tariffs on Viet</w:t>
      </w:r>
      <w:r>
        <w:rPr>
          <w:rFonts w:ascii="Times New Roman" w:eastAsia="Times New Roman" w:hAnsi="Times New Roman" w:cs="Times New Roman"/>
          <w:sz w:val="24"/>
          <w:szCs w:val="24"/>
        </w:rPr>
        <w:t xml:space="preserve">namese </w:t>
      </w:r>
      <w:proofErr w:type="spellStart"/>
      <w:r>
        <w:rPr>
          <w:rFonts w:ascii="Times New Roman" w:eastAsia="Times New Roman" w:hAnsi="Times New Roman" w:cs="Times New Roman"/>
          <w:sz w:val="24"/>
          <w:szCs w:val="24"/>
        </w:rPr>
        <w:t>tra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basa</w:t>
      </w:r>
      <w:proofErr w:type="spellEnd"/>
      <w:r>
        <w:rPr>
          <w:rFonts w:ascii="Times New Roman" w:eastAsia="Times New Roman" w:hAnsi="Times New Roman" w:cs="Times New Roman"/>
          <w:sz w:val="24"/>
          <w:szCs w:val="24"/>
        </w:rPr>
        <w:t xml:space="preserve"> fish</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rPr>
        <w:t xml:space="preserve">. </w:t>
      </w:r>
      <w:del w:id="237" w:author="Vince Egalla" w:date="2020-12-10T23:03:00Z">
        <w:r w:rsidDel="0004389E">
          <w:rPr>
            <w:rFonts w:ascii="Times New Roman" w:eastAsia="Times New Roman" w:hAnsi="Times New Roman" w:cs="Times New Roman"/>
            <w:sz w:val="24"/>
            <w:szCs w:val="24"/>
          </w:rPr>
          <w:delText>Even facing barriers to entry</w:delText>
        </w:r>
      </w:del>
      <w:ins w:id="238" w:author="Vince Egalla" w:date="2020-12-10T23:05:00Z">
        <w:r w:rsidR="00752BB4">
          <w:rPr>
            <w:rFonts w:ascii="Times New Roman" w:eastAsia="Times New Roman" w:hAnsi="Times New Roman" w:cs="Times New Roman"/>
            <w:sz w:val="24"/>
            <w:szCs w:val="24"/>
          </w:rPr>
          <w:t>However,</w:t>
        </w:r>
      </w:ins>
      <w:ins w:id="239" w:author="Vince Egalla" w:date="2020-12-10T23:04:00Z">
        <w:r w:rsidR="0004389E">
          <w:rPr>
            <w:rFonts w:ascii="Times New Roman" w:eastAsia="Times New Roman" w:hAnsi="Times New Roman" w:cs="Times New Roman"/>
            <w:sz w:val="24"/>
            <w:szCs w:val="24"/>
          </w:rPr>
          <w:t xml:space="preserve"> </w:t>
        </w:r>
        <w:r w:rsidR="0004389E">
          <w:rPr>
            <w:rFonts w:ascii="Times New Roman" w:eastAsia="Times New Roman" w:hAnsi="Times New Roman" w:cs="Times New Roman"/>
            <w:sz w:val="24"/>
            <w:szCs w:val="24"/>
          </w:rPr>
          <w:t>from 2005 to 2013</w:t>
        </w:r>
      </w:ins>
      <w:del w:id="240" w:author="Vince Egalla" w:date="2020-12-10T23:04:00Z">
        <w:r w:rsidDel="0004389E">
          <w:rPr>
            <w:rFonts w:ascii="Times New Roman" w:eastAsia="Times New Roman" w:hAnsi="Times New Roman" w:cs="Times New Roman"/>
            <w:sz w:val="24"/>
            <w:szCs w:val="24"/>
          </w:rPr>
          <w:delText xml:space="preserve">, </w:delText>
        </w:r>
        <w:r w:rsidDel="0004389E">
          <w:rPr>
            <w:rFonts w:ascii="Times New Roman" w:eastAsia="Times New Roman" w:hAnsi="Times New Roman" w:cs="Times New Roman"/>
            <w:sz w:val="24"/>
            <w:szCs w:val="24"/>
          </w:rPr>
          <w:delText>from 2005 to 2013</w:delText>
        </w:r>
      </w:del>
      <w:r>
        <w:rPr>
          <w:rFonts w:ascii="Times New Roman" w:eastAsia="Times New Roman" w:hAnsi="Times New Roman" w:cs="Times New Roman"/>
          <w:sz w:val="24"/>
          <w:szCs w:val="24"/>
        </w:rPr>
        <w:t>, imported catfish</w:t>
      </w:r>
      <w:del w:id="241" w:author="Vince Egalla" w:date="2020-12-10T23:04:00Z">
        <w:r w:rsidDel="0004389E">
          <w:rPr>
            <w:rFonts w:ascii="Times New Roman" w:eastAsia="Times New Roman" w:hAnsi="Times New Roman" w:cs="Times New Roman"/>
            <w:sz w:val="24"/>
            <w:szCs w:val="24"/>
          </w:rPr>
          <w:delText>-like</w:delText>
        </w:r>
      </w:del>
      <w:r>
        <w:rPr>
          <w:rFonts w:ascii="Times New Roman" w:eastAsia="Times New Roman" w:hAnsi="Times New Roman" w:cs="Times New Roman"/>
          <w:sz w:val="24"/>
          <w:szCs w:val="24"/>
        </w:rPr>
        <w:t xml:space="preserve"> fillet products </w:t>
      </w:r>
      <w:del w:id="242" w:author="Vince Egalla" w:date="2020-12-10T23:04:00Z">
        <w:r w:rsidDel="0004389E">
          <w:rPr>
            <w:rFonts w:ascii="Times New Roman" w:eastAsia="Times New Roman" w:hAnsi="Times New Roman" w:cs="Times New Roman"/>
            <w:sz w:val="24"/>
            <w:szCs w:val="24"/>
          </w:rPr>
          <w:delText xml:space="preserve">have </w:delText>
        </w:r>
      </w:del>
      <w:r>
        <w:rPr>
          <w:rFonts w:ascii="Times New Roman" w:eastAsia="Times New Roman" w:hAnsi="Times New Roman" w:cs="Times New Roman"/>
          <w:sz w:val="24"/>
          <w:szCs w:val="24"/>
        </w:rPr>
        <w:t>increased from 20% to 80% of the U.S. catfish market share</w:t>
      </w:r>
      <w:ins w:id="243" w:author="Vince Egalla" w:date="2020-12-10T23:04:00Z">
        <w:r w:rsidR="0004389E">
          <w:rPr>
            <w:rFonts w:ascii="Times New Roman" w:eastAsia="Times New Roman" w:hAnsi="Times New Roman" w:cs="Times New Roman"/>
            <w:sz w:val="24"/>
            <w:szCs w:val="24"/>
          </w:rPr>
          <w:t xml:space="preserve"> </w:t>
        </w:r>
        <w:r w:rsidR="0004389E">
          <w:rPr>
            <w:rFonts w:ascii="Times New Roman" w:eastAsia="Times New Roman" w:hAnsi="Times New Roman" w:cs="Times New Roman"/>
            <w:sz w:val="24"/>
            <w:szCs w:val="24"/>
          </w:rPr>
          <w:t xml:space="preserve">despite the </w:t>
        </w:r>
      </w:ins>
      <w:ins w:id="244" w:author="Vince Egalla" w:date="2020-12-10T23:05:00Z">
        <w:r w:rsidR="0004389E">
          <w:rPr>
            <w:rFonts w:ascii="Times New Roman" w:eastAsia="Times New Roman" w:hAnsi="Times New Roman" w:cs="Times New Roman"/>
            <w:sz w:val="24"/>
            <w:szCs w:val="24"/>
          </w:rPr>
          <w:t>numerous and increasing</w:t>
        </w:r>
      </w:ins>
      <w:ins w:id="245" w:author="Vince Egalla" w:date="2020-12-10T23:04:00Z">
        <w:r w:rsidR="0004389E">
          <w:rPr>
            <w:rFonts w:ascii="Times New Roman" w:eastAsia="Times New Roman" w:hAnsi="Times New Roman" w:cs="Times New Roman"/>
            <w:sz w:val="24"/>
            <w:szCs w:val="24"/>
          </w:rPr>
          <w:t xml:space="preserve"> barriers to entry</w:t>
        </w:r>
        <w:r w:rsidR="0004389E">
          <w:rPr>
            <w:rFonts w:ascii="Times New Roman" w:eastAsia="Times New Roman" w:hAnsi="Times New Roman" w:cs="Times New Roman"/>
            <w:sz w:val="24"/>
            <w:szCs w:val="24"/>
            <w:vertAlign w:val="superscript"/>
          </w:rPr>
          <w:t xml:space="preserve"> </w:t>
        </w:r>
      </w:ins>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 xml:space="preserve">. </w:t>
      </w:r>
    </w:p>
    <w:p w14:paraId="2C4AC9C4" w14:textId="77777777" w:rsidR="007C6175" w:rsidRDefault="007C6175">
      <w:pPr>
        <w:spacing w:line="480" w:lineRule="auto"/>
        <w:rPr>
          <w:rFonts w:ascii="Times New Roman" w:eastAsia="Times New Roman" w:hAnsi="Times New Roman" w:cs="Times New Roman"/>
          <w:color w:val="4A86E8"/>
          <w:sz w:val="24"/>
          <w:szCs w:val="24"/>
        </w:rPr>
      </w:pPr>
    </w:p>
    <w:p w14:paraId="4C2B4216" w14:textId="78FE2A1D" w:rsidR="007C6175" w:rsidRDefault="00875B97">
      <w:pPr>
        <w:spacing w:line="480" w:lineRule="auto"/>
        <w:rPr>
          <w:rFonts w:ascii="Times New Roman" w:eastAsia="Times New Roman" w:hAnsi="Times New Roman" w:cs="Times New Roman"/>
          <w:color w:val="4A86E8"/>
          <w:sz w:val="24"/>
          <w:szCs w:val="24"/>
        </w:rPr>
      </w:pPr>
      <w:r>
        <w:rPr>
          <w:rFonts w:ascii="Times New Roman" w:eastAsia="Times New Roman" w:hAnsi="Times New Roman" w:cs="Times New Roman"/>
          <w:sz w:val="24"/>
          <w:szCs w:val="24"/>
        </w:rPr>
        <w:t>The increasing imports despite of the tariffs is associated with many f</w:t>
      </w:r>
      <w:r>
        <w:rPr>
          <w:rFonts w:ascii="Times New Roman" w:eastAsia="Times New Roman" w:hAnsi="Times New Roman" w:cs="Times New Roman"/>
          <w:sz w:val="24"/>
          <w:szCs w:val="24"/>
        </w:rPr>
        <w:t>actors. First of all,</w:t>
      </w:r>
      <w:ins w:id="246" w:author="Vince Egalla" w:date="2020-12-10T23:05:00Z">
        <w:r w:rsidR="00752BB4">
          <w:rPr>
            <w:rFonts w:ascii="Times New Roman" w:eastAsia="Times New Roman" w:hAnsi="Times New Roman" w:cs="Times New Roman"/>
            <w:color w:val="4A86E8"/>
            <w:sz w:val="24"/>
            <w:szCs w:val="24"/>
          </w:rPr>
          <w:t xml:space="preserve"> </w:t>
        </w:r>
      </w:ins>
      <w:del w:id="247" w:author="Vince Egalla" w:date="2020-12-10T23:05:00Z">
        <w:r w:rsidDel="00752BB4">
          <w:rPr>
            <w:rFonts w:ascii="Times New Roman" w:eastAsia="Times New Roman" w:hAnsi="Times New Roman" w:cs="Times New Roman"/>
            <w:color w:val="4A86E8"/>
            <w:sz w:val="24"/>
            <w:szCs w:val="24"/>
          </w:rPr>
          <w:delText xml:space="preserve">  </w:delText>
        </w:r>
      </w:del>
      <w:r>
        <w:rPr>
          <w:rFonts w:ascii="Times New Roman" w:eastAsia="Times New Roman" w:hAnsi="Times New Roman" w:cs="Times New Roman"/>
          <w:color w:val="4A86E8"/>
          <w:sz w:val="24"/>
          <w:szCs w:val="24"/>
        </w:rPr>
        <w:t xml:space="preserve">the </w:t>
      </w:r>
      <w:commentRangeStart w:id="248"/>
      <w:r>
        <w:rPr>
          <w:rFonts w:ascii="Times New Roman" w:eastAsia="Times New Roman" w:hAnsi="Times New Roman" w:cs="Times New Roman"/>
          <w:color w:val="4A86E8"/>
          <w:sz w:val="24"/>
          <w:szCs w:val="24"/>
        </w:rPr>
        <w:t>Byrd Amendment</w:t>
      </w:r>
      <w:commentRangeEnd w:id="248"/>
      <w:r w:rsidR="00752BB4">
        <w:rPr>
          <w:rStyle w:val="CommentReference"/>
        </w:rPr>
        <w:commentReference w:id="248"/>
      </w:r>
      <w:ins w:id="249" w:author="Vince Egalla" w:date="2020-12-10T23:06:00Z">
        <w:r w:rsidR="00752BB4">
          <w:rPr>
            <w:rFonts w:ascii="Times New Roman" w:eastAsia="Times New Roman" w:hAnsi="Times New Roman" w:cs="Times New Roman"/>
            <w:color w:val="4A86E8"/>
            <w:sz w:val="24"/>
            <w:szCs w:val="24"/>
          </w:rPr>
          <w:t xml:space="preserve"> produced a </w:t>
        </w:r>
      </w:ins>
      <w:del w:id="250" w:author="Vince Egalla" w:date="2020-12-10T23:06:00Z">
        <w:r w:rsidDel="00752BB4">
          <w:rPr>
            <w:rFonts w:ascii="Times New Roman" w:eastAsia="Times New Roman" w:hAnsi="Times New Roman" w:cs="Times New Roman"/>
            <w:color w:val="4A86E8"/>
            <w:sz w:val="24"/>
            <w:szCs w:val="24"/>
          </w:rPr>
          <w:delText xml:space="preserve"> </w:delText>
        </w:r>
      </w:del>
      <w:r>
        <w:rPr>
          <w:rFonts w:ascii="Times New Roman" w:eastAsia="Times New Roman" w:hAnsi="Times New Roman" w:cs="Times New Roman"/>
          <w:color w:val="4A86E8"/>
          <w:sz w:val="24"/>
          <w:szCs w:val="24"/>
        </w:rPr>
        <w:t>paradoxic</w:t>
      </w:r>
      <w:r>
        <w:rPr>
          <w:rFonts w:ascii="Times New Roman" w:eastAsia="Times New Roman" w:hAnsi="Times New Roman" w:cs="Times New Roman"/>
          <w:color w:val="4A86E8"/>
          <w:sz w:val="24"/>
          <w:szCs w:val="24"/>
        </w:rPr>
        <w:t>a</w:t>
      </w:r>
      <w:r>
        <w:rPr>
          <w:rFonts w:ascii="Times New Roman" w:eastAsia="Times New Roman" w:hAnsi="Times New Roman" w:cs="Times New Roman"/>
          <w:color w:val="4A86E8"/>
          <w:sz w:val="24"/>
          <w:szCs w:val="24"/>
        </w:rPr>
        <w:t>l</w:t>
      </w:r>
      <w:r>
        <w:rPr>
          <w:rFonts w:ascii="Times New Roman" w:eastAsia="Times New Roman" w:hAnsi="Times New Roman" w:cs="Times New Roman"/>
          <w:color w:val="4A86E8"/>
          <w:sz w:val="24"/>
          <w:szCs w:val="24"/>
        </w:rPr>
        <w:t xml:space="preserve"> </w:t>
      </w:r>
      <w:r>
        <w:rPr>
          <w:rFonts w:ascii="Times New Roman" w:eastAsia="Times New Roman" w:hAnsi="Times New Roman" w:cs="Times New Roman"/>
          <w:color w:val="4A86E8"/>
          <w:sz w:val="24"/>
          <w:szCs w:val="24"/>
        </w:rPr>
        <w:t>e</w:t>
      </w:r>
      <w:r>
        <w:rPr>
          <w:rFonts w:ascii="Times New Roman" w:eastAsia="Times New Roman" w:hAnsi="Times New Roman" w:cs="Times New Roman"/>
          <w:color w:val="4A86E8"/>
          <w:sz w:val="24"/>
          <w:szCs w:val="24"/>
        </w:rPr>
        <w:t>f</w:t>
      </w:r>
      <w:r>
        <w:rPr>
          <w:rFonts w:ascii="Times New Roman" w:eastAsia="Times New Roman" w:hAnsi="Times New Roman" w:cs="Times New Roman"/>
          <w:color w:val="4A86E8"/>
          <w:sz w:val="24"/>
          <w:szCs w:val="24"/>
        </w:rPr>
        <w:t>f</w:t>
      </w:r>
      <w:r>
        <w:rPr>
          <w:rFonts w:ascii="Times New Roman" w:eastAsia="Times New Roman" w:hAnsi="Times New Roman" w:cs="Times New Roman"/>
          <w:color w:val="4A86E8"/>
          <w:sz w:val="24"/>
          <w:szCs w:val="24"/>
        </w:rPr>
        <w:t>e</w:t>
      </w:r>
      <w:r>
        <w:rPr>
          <w:rFonts w:ascii="Times New Roman" w:eastAsia="Times New Roman" w:hAnsi="Times New Roman" w:cs="Times New Roman"/>
          <w:color w:val="4A86E8"/>
          <w:sz w:val="24"/>
          <w:szCs w:val="24"/>
        </w:rPr>
        <w:t>c</w:t>
      </w:r>
      <w:r>
        <w:rPr>
          <w:rFonts w:ascii="Times New Roman" w:eastAsia="Times New Roman" w:hAnsi="Times New Roman" w:cs="Times New Roman"/>
          <w:color w:val="4A86E8"/>
          <w:sz w:val="24"/>
          <w:szCs w:val="24"/>
        </w:rPr>
        <w:t>t</w:t>
      </w:r>
      <w:ins w:id="251" w:author="Vince Egalla" w:date="2020-12-10T23:06:00Z">
        <w:r w:rsidR="00752BB4">
          <w:rPr>
            <w:rFonts w:ascii="Times New Roman" w:eastAsia="Times New Roman" w:hAnsi="Times New Roman" w:cs="Times New Roman"/>
            <w:color w:val="4A86E8"/>
            <w:sz w:val="24"/>
            <w:szCs w:val="24"/>
          </w:rPr>
          <w:t xml:space="preserve"> than its intent </w:t>
        </w:r>
      </w:ins>
      <w:r>
        <w:rPr>
          <w:rFonts w:ascii="Times New Roman" w:eastAsia="Times New Roman" w:hAnsi="Times New Roman" w:cs="Times New Roman"/>
          <w:color w:val="4A86E8"/>
          <w:sz w:val="24"/>
          <w:szCs w:val="24"/>
        </w:rPr>
        <w:t>(</w:t>
      </w:r>
      <w:r>
        <w:rPr>
          <w:rFonts w:ascii="Times New Roman" w:eastAsia="Times New Roman" w:hAnsi="Times New Roman" w:cs="Times New Roman"/>
          <w:color w:val="3A3A3A"/>
          <w:sz w:val="24"/>
          <w:szCs w:val="24"/>
          <w:highlight w:val="white"/>
        </w:rPr>
        <w:t>Duc, N. (2010)</w:t>
      </w:r>
      <w:ins w:id="252" w:author="Vince Egalla" w:date="2020-12-10T23:06:00Z">
        <w:r w:rsidR="00752BB4">
          <w:rPr>
            <w:rFonts w:ascii="Times New Roman" w:eastAsia="Times New Roman" w:hAnsi="Times New Roman" w:cs="Times New Roman"/>
            <w:color w:val="3A3A3A"/>
            <w:sz w:val="24"/>
            <w:szCs w:val="24"/>
          </w:rPr>
          <w:t>,</w:t>
        </w:r>
      </w:ins>
      <w:r>
        <w:rPr>
          <w:rFonts w:ascii="Times New Roman" w:eastAsia="Times New Roman" w:hAnsi="Times New Roman" w:cs="Times New Roman"/>
          <w:color w:val="4A86E8"/>
          <w:sz w:val="24"/>
          <w:szCs w:val="24"/>
        </w:rPr>
        <w:t xml:space="preserve">  increasing the value and total volume of imports compared </w:t>
      </w:r>
      <w:del w:id="253" w:author="Vince Egalla" w:date="2020-12-10T23:07:00Z">
        <w:r w:rsidDel="00752BB4">
          <w:rPr>
            <w:rFonts w:ascii="Times New Roman" w:eastAsia="Times New Roman" w:hAnsi="Times New Roman" w:cs="Times New Roman"/>
            <w:color w:val="4A86E8"/>
            <w:sz w:val="24"/>
            <w:szCs w:val="24"/>
          </w:rPr>
          <w:delText>with the equilibrium without the Byrd Amendment and</w:delText>
        </w:r>
      </w:del>
      <w:ins w:id="254" w:author="Vince Egalla" w:date="2020-12-10T23:07:00Z">
        <w:r w:rsidR="00752BB4">
          <w:rPr>
            <w:rFonts w:ascii="Times New Roman" w:eastAsia="Times New Roman" w:hAnsi="Times New Roman" w:cs="Times New Roman"/>
            <w:color w:val="4A86E8"/>
            <w:sz w:val="24"/>
            <w:szCs w:val="24"/>
          </w:rPr>
          <w:t>to the preceding period,</w:t>
        </w:r>
      </w:ins>
      <w:r>
        <w:rPr>
          <w:rFonts w:ascii="Times New Roman" w:eastAsia="Times New Roman" w:hAnsi="Times New Roman" w:cs="Times New Roman"/>
          <w:color w:val="4A86E8"/>
          <w:sz w:val="24"/>
          <w:szCs w:val="24"/>
        </w:rPr>
        <w:t xml:space="preserve"> </w:t>
      </w:r>
      <w:del w:id="255" w:author="Vince Egalla" w:date="2020-12-10T23:07:00Z">
        <w:r w:rsidDel="00752BB4">
          <w:rPr>
            <w:rFonts w:ascii="Times New Roman" w:eastAsia="Times New Roman" w:hAnsi="Times New Roman" w:cs="Times New Roman"/>
            <w:color w:val="4A86E8"/>
            <w:sz w:val="24"/>
            <w:szCs w:val="24"/>
          </w:rPr>
          <w:delText xml:space="preserve">thereby undermines </w:delText>
        </w:r>
      </w:del>
      <w:ins w:id="256" w:author="Vince Egalla" w:date="2020-12-10T23:07:00Z">
        <w:r w:rsidR="00752BB4">
          <w:rPr>
            <w:rFonts w:ascii="Times New Roman" w:eastAsia="Times New Roman" w:hAnsi="Times New Roman" w:cs="Times New Roman"/>
            <w:color w:val="4A86E8"/>
            <w:sz w:val="24"/>
            <w:szCs w:val="24"/>
          </w:rPr>
          <w:t xml:space="preserve">undermining </w:t>
        </w:r>
      </w:ins>
      <w:r>
        <w:rPr>
          <w:rFonts w:ascii="Times New Roman" w:eastAsia="Times New Roman" w:hAnsi="Times New Roman" w:cs="Times New Roman"/>
          <w:color w:val="4A86E8"/>
          <w:sz w:val="24"/>
          <w:szCs w:val="24"/>
        </w:rPr>
        <w:t xml:space="preserve">the original intent of the duty </w:t>
      </w:r>
      <w:ins w:id="257" w:author="Vince Egalla" w:date="2020-12-10T23:07:00Z">
        <w:r w:rsidR="00752BB4">
          <w:rPr>
            <w:rFonts w:ascii="Times New Roman" w:eastAsia="Times New Roman" w:hAnsi="Times New Roman" w:cs="Times New Roman"/>
            <w:color w:val="4A86E8"/>
            <w:sz w:val="24"/>
            <w:szCs w:val="24"/>
          </w:rPr>
          <w:t>t</w:t>
        </w:r>
      </w:ins>
      <w:del w:id="258" w:author="Vince Egalla" w:date="2020-12-10T23:07:00Z">
        <w:r w:rsidDel="00752BB4">
          <w:rPr>
            <w:rFonts w:ascii="Times New Roman" w:eastAsia="Times New Roman" w:hAnsi="Times New Roman" w:cs="Times New Roman"/>
            <w:color w:val="4A86E8"/>
            <w:sz w:val="24"/>
            <w:szCs w:val="24"/>
          </w:rPr>
          <w:delText>T</w:delText>
        </w:r>
      </w:del>
      <w:r>
        <w:rPr>
          <w:rFonts w:ascii="Times New Roman" w:eastAsia="Times New Roman" w:hAnsi="Times New Roman" w:cs="Times New Roman"/>
          <w:color w:val="4A86E8"/>
          <w:sz w:val="24"/>
          <w:szCs w:val="24"/>
        </w:rPr>
        <w:t>ariff revenues o</w:t>
      </w:r>
      <w:ins w:id="259" w:author="Vince Egalla" w:date="2020-12-10T23:08:00Z">
        <w:r w:rsidR="00752BB4">
          <w:rPr>
            <w:rFonts w:ascii="Times New Roman" w:eastAsia="Times New Roman" w:hAnsi="Times New Roman" w:cs="Times New Roman"/>
            <w:color w:val="4A86E8"/>
            <w:sz w:val="24"/>
            <w:szCs w:val="24"/>
          </w:rPr>
          <w:t>n</w:t>
        </w:r>
      </w:ins>
      <w:del w:id="260" w:author="Vince Egalla" w:date="2020-12-10T23:08:00Z">
        <w:r w:rsidDel="00752BB4">
          <w:rPr>
            <w:rFonts w:ascii="Times New Roman" w:eastAsia="Times New Roman" w:hAnsi="Times New Roman" w:cs="Times New Roman"/>
            <w:color w:val="4A86E8"/>
            <w:sz w:val="24"/>
            <w:szCs w:val="24"/>
          </w:rPr>
          <w:delText>f</w:delText>
        </w:r>
      </w:del>
      <w:r>
        <w:rPr>
          <w:rFonts w:ascii="Times New Roman" w:eastAsia="Times New Roman" w:hAnsi="Times New Roman" w:cs="Times New Roman"/>
          <w:color w:val="4A86E8"/>
          <w:sz w:val="24"/>
          <w:szCs w:val="24"/>
        </w:rPr>
        <w:t xml:space="preserve"> foreign firms</w:t>
      </w:r>
      <w:ins w:id="261" w:author="Vince Egalla" w:date="2020-12-10T23:08:00Z">
        <w:r w:rsidR="00752BB4">
          <w:rPr>
            <w:rFonts w:ascii="Times New Roman" w:eastAsia="Times New Roman" w:hAnsi="Times New Roman" w:cs="Times New Roman"/>
            <w:color w:val="4A86E8"/>
            <w:sz w:val="24"/>
            <w:szCs w:val="24"/>
          </w:rPr>
          <w:t>.</w:t>
        </w:r>
      </w:ins>
      <w:r>
        <w:rPr>
          <w:rFonts w:ascii="Times New Roman" w:eastAsia="Times New Roman" w:hAnsi="Times New Roman" w:cs="Times New Roman"/>
          <w:color w:val="4A86E8"/>
          <w:sz w:val="24"/>
          <w:szCs w:val="24"/>
        </w:rPr>
        <w:t xml:space="preserve"> will benefit the local firms, and then the local firms will raise their product prices to generate more tariff revenue, and this will drive customers to consume more foreign firm products, and then demand increases, imports increase, foreign</w:t>
      </w:r>
      <w:r>
        <w:rPr>
          <w:rFonts w:ascii="Times New Roman" w:eastAsia="Times New Roman" w:hAnsi="Times New Roman" w:cs="Times New Roman"/>
          <w:color w:val="4A86E8"/>
          <w:sz w:val="24"/>
          <w:szCs w:val="24"/>
        </w:rPr>
        <w:t xml:space="preserve"> firms are benefited in the end.  </w:t>
      </w:r>
    </w:p>
    <w:p w14:paraId="329336AF" w14:textId="77777777" w:rsidR="007C6175" w:rsidRDefault="00875B97">
      <w:pPr>
        <w:spacing w:line="480"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 xml:space="preserve">Other factors such as cheap price and increasing quality of </w:t>
      </w:r>
      <w:proofErr w:type="spellStart"/>
      <w:r>
        <w:rPr>
          <w:rFonts w:ascii="Times New Roman" w:eastAsia="Times New Roman" w:hAnsi="Times New Roman" w:cs="Times New Roman"/>
          <w:color w:val="4A86E8"/>
          <w:sz w:val="24"/>
          <w:szCs w:val="24"/>
        </w:rPr>
        <w:t>vietnamese</w:t>
      </w:r>
      <w:proofErr w:type="spellEnd"/>
      <w:r>
        <w:rPr>
          <w:rFonts w:ascii="Times New Roman" w:eastAsia="Times New Roman" w:hAnsi="Times New Roman" w:cs="Times New Roman"/>
          <w:color w:val="4A86E8"/>
          <w:sz w:val="24"/>
          <w:szCs w:val="24"/>
        </w:rPr>
        <w:t xml:space="preserve"> catfish also played an important role in the increase in imports.</w:t>
      </w:r>
    </w:p>
    <w:p w14:paraId="54A5B89B" w14:textId="77777777" w:rsidR="007C6175" w:rsidRDefault="007C6175">
      <w:pPr>
        <w:spacing w:line="480" w:lineRule="auto"/>
        <w:rPr>
          <w:rFonts w:ascii="Times New Roman" w:eastAsia="Times New Roman" w:hAnsi="Times New Roman" w:cs="Times New Roman"/>
          <w:color w:val="4A86E8"/>
          <w:sz w:val="24"/>
          <w:szCs w:val="24"/>
        </w:rPr>
      </w:pPr>
    </w:p>
    <w:p w14:paraId="74A7F4C3" w14:textId="77777777" w:rsidR="007C6175" w:rsidRDefault="00875B97">
      <w:pPr>
        <w:spacing w:line="480" w:lineRule="auto"/>
        <w:rPr>
          <w:rFonts w:ascii="Times New Roman" w:eastAsia="Times New Roman" w:hAnsi="Times New Roman" w:cs="Times New Roman"/>
          <w:color w:val="9900FF"/>
          <w:sz w:val="24"/>
          <w:szCs w:val="24"/>
        </w:rPr>
      </w:pPr>
      <w:r>
        <w:rPr>
          <w:rFonts w:ascii="Times New Roman" w:eastAsia="Times New Roman" w:hAnsi="Times New Roman" w:cs="Times New Roman"/>
          <w:color w:val="9900FF"/>
          <w:sz w:val="24"/>
          <w:szCs w:val="24"/>
        </w:rPr>
        <w:t>Catfish imports from China</w:t>
      </w:r>
    </w:p>
    <w:p w14:paraId="6A65D09A" w14:textId="77777777" w:rsidR="007C6175" w:rsidRDefault="00875B97">
      <w:pPr>
        <w:spacing w:line="480" w:lineRule="auto"/>
        <w:rPr>
          <w:rFonts w:ascii="Times New Roman" w:eastAsia="Times New Roman" w:hAnsi="Times New Roman" w:cs="Times New Roman"/>
          <w:color w:val="3A3A3A"/>
          <w:sz w:val="24"/>
          <w:szCs w:val="24"/>
          <w:highlight w:val="white"/>
        </w:rPr>
      </w:pPr>
      <w:r>
        <w:rPr>
          <w:rFonts w:ascii="Times New Roman" w:eastAsia="Times New Roman" w:hAnsi="Times New Roman" w:cs="Times New Roman"/>
          <w:color w:val="9900FF"/>
          <w:sz w:val="24"/>
          <w:szCs w:val="24"/>
        </w:rPr>
        <w:t>In 2003, the US began to import frozen channel catfish fillets from China as a substitute for Pangasius fillets from Vietnam, for the US Department of Commerce imposed an antidumping tariff on Vietnam's Pangasius imports (USITC, 2003). Hence, the import of</w:t>
      </w:r>
      <w:r>
        <w:rPr>
          <w:rFonts w:ascii="Times New Roman" w:eastAsia="Times New Roman" w:hAnsi="Times New Roman" w:cs="Times New Roman"/>
          <w:color w:val="9900FF"/>
          <w:sz w:val="24"/>
          <w:szCs w:val="24"/>
        </w:rPr>
        <w:t xml:space="preserve"> channel catfish from China increased, which provided a rare development opportunity for the channel catfish industry in China. </w:t>
      </w:r>
      <w:r>
        <w:rPr>
          <w:rFonts w:ascii="Times New Roman" w:eastAsia="Times New Roman" w:hAnsi="Times New Roman" w:cs="Times New Roman"/>
          <w:color w:val="3A3A3A"/>
          <w:sz w:val="24"/>
          <w:szCs w:val="24"/>
          <w:highlight w:val="white"/>
        </w:rPr>
        <w:t>Zhong, S. (2016).). In 2008, China became the second largest exporter of catfish to the US. Imports from China accounted for ove</w:t>
      </w:r>
      <w:r>
        <w:rPr>
          <w:rFonts w:ascii="Times New Roman" w:eastAsia="Times New Roman" w:hAnsi="Times New Roman" w:cs="Times New Roman"/>
          <w:color w:val="3A3A3A"/>
          <w:sz w:val="24"/>
          <w:szCs w:val="24"/>
          <w:highlight w:val="white"/>
        </w:rPr>
        <w:t>r one-quarter of the total import of frozen catfish fillets by quantity, which was about 13% of US consumption (USITC, 2009).</w:t>
      </w:r>
    </w:p>
    <w:p w14:paraId="5F009636" w14:textId="77777777" w:rsidR="007C6175" w:rsidRDefault="007C6175">
      <w:pPr>
        <w:spacing w:line="480" w:lineRule="auto"/>
        <w:rPr>
          <w:rFonts w:ascii="Times New Roman" w:eastAsia="Times New Roman" w:hAnsi="Times New Roman" w:cs="Times New Roman"/>
          <w:color w:val="3A3A3A"/>
          <w:sz w:val="24"/>
          <w:szCs w:val="24"/>
          <w:highlight w:val="white"/>
        </w:rPr>
      </w:pPr>
    </w:p>
    <w:p w14:paraId="348F6F88" w14:textId="77777777" w:rsidR="007C6175" w:rsidRDefault="00875B97">
      <w:pPr>
        <w:spacing w:line="480" w:lineRule="auto"/>
        <w:rPr>
          <w:rFonts w:ascii="Times New Roman" w:eastAsia="Times New Roman" w:hAnsi="Times New Roman" w:cs="Times New Roman"/>
          <w:color w:val="3A3A3A"/>
          <w:sz w:val="24"/>
          <w:szCs w:val="24"/>
          <w:highlight w:val="white"/>
        </w:rPr>
      </w:pPr>
      <w:r>
        <w:rPr>
          <w:rFonts w:ascii="Times New Roman" w:eastAsia="Times New Roman" w:hAnsi="Times New Roman" w:cs="Times New Roman"/>
          <w:color w:val="E06666"/>
          <w:sz w:val="24"/>
          <w:szCs w:val="24"/>
          <w:highlight w:val="white"/>
        </w:rPr>
        <w:t>U.S. ????b</w:t>
      </w:r>
      <w:r>
        <w:rPr>
          <w:rFonts w:ascii="Times New Roman" w:eastAsia="Times New Roman" w:hAnsi="Times New Roman" w:cs="Times New Roman"/>
          <w:color w:val="3A3A3A"/>
          <w:sz w:val="24"/>
          <w:szCs w:val="24"/>
          <w:highlight w:val="white"/>
        </w:rPr>
        <w:t>locked shipments of several types of seafood from China, including catfish because laboratory tests indicated the prese</w:t>
      </w:r>
      <w:r>
        <w:rPr>
          <w:rFonts w:ascii="Times New Roman" w:eastAsia="Times New Roman" w:hAnsi="Times New Roman" w:cs="Times New Roman"/>
          <w:color w:val="3A3A3A"/>
          <w:sz w:val="24"/>
          <w:szCs w:val="24"/>
          <w:highlight w:val="white"/>
        </w:rPr>
        <w:t xml:space="preserve">nce of drug residues, mostly cancer-causing </w:t>
      </w:r>
      <w:proofErr w:type="gramStart"/>
      <w:r>
        <w:rPr>
          <w:rFonts w:ascii="Times New Roman" w:eastAsia="Times New Roman" w:hAnsi="Times New Roman" w:cs="Times New Roman"/>
          <w:color w:val="3A3A3A"/>
          <w:sz w:val="24"/>
          <w:szCs w:val="24"/>
          <w:highlight w:val="white"/>
        </w:rPr>
        <w:t>antimicrobials</w:t>
      </w:r>
      <w:proofErr w:type="gramEnd"/>
      <w:r>
        <w:rPr>
          <w:rFonts w:ascii="Times New Roman" w:eastAsia="Times New Roman" w:hAnsi="Times New Roman" w:cs="Times New Roman"/>
          <w:color w:val="3A3A3A"/>
          <w:sz w:val="24"/>
          <w:szCs w:val="24"/>
          <w:highlight w:val="white"/>
        </w:rPr>
        <w:t xml:space="preserve"> and certain banned antibiotics (USITC, 2009). In addition, in 2006 and 2007, Alabama, Louisiana, and Mississippi had previously banned the sale of Chinese catfish after traces of antibiotics were f</w:t>
      </w:r>
      <w:r>
        <w:rPr>
          <w:rFonts w:ascii="Times New Roman" w:eastAsia="Times New Roman" w:hAnsi="Times New Roman" w:cs="Times New Roman"/>
          <w:color w:val="3A3A3A"/>
          <w:sz w:val="24"/>
          <w:szCs w:val="24"/>
          <w:highlight w:val="white"/>
        </w:rPr>
        <w:t xml:space="preserve">ound in some tested samples (Terrill and Corey, 2007). These actions significantly reduced the export of channel catfish from China. Thus, export of channel catfish fillets to the US decreased to 5914 metric tons. In July 2008, representatives sent by the </w:t>
      </w:r>
      <w:r>
        <w:rPr>
          <w:rFonts w:ascii="Times New Roman" w:eastAsia="Times New Roman" w:hAnsi="Times New Roman" w:cs="Times New Roman"/>
          <w:color w:val="3A3A3A"/>
          <w:sz w:val="24"/>
          <w:szCs w:val="24"/>
          <w:highlight w:val="white"/>
        </w:rPr>
        <w:t xml:space="preserve">FDA investigated the channel catfish industry in China and announced the removal of nine enterprises from the detention list; thus, export of channel catfish to the US was restored to a certain extent. </w:t>
      </w:r>
    </w:p>
    <w:p w14:paraId="7DB68D0B" w14:textId="77777777" w:rsidR="007C6175" w:rsidRDefault="007C6175">
      <w:pPr>
        <w:spacing w:line="480" w:lineRule="auto"/>
        <w:rPr>
          <w:rFonts w:ascii="Times New Roman" w:eastAsia="Times New Roman" w:hAnsi="Times New Roman" w:cs="Times New Roman"/>
          <w:b/>
          <w:color w:val="FF0000"/>
          <w:sz w:val="24"/>
          <w:szCs w:val="24"/>
          <w:highlight w:val="white"/>
        </w:rPr>
      </w:pPr>
    </w:p>
    <w:p w14:paraId="5F4DDAA0" w14:textId="77777777" w:rsidR="007C6175" w:rsidRDefault="007C6175">
      <w:pPr>
        <w:spacing w:line="480" w:lineRule="auto"/>
        <w:rPr>
          <w:rFonts w:ascii="Times New Roman" w:eastAsia="Times New Roman" w:hAnsi="Times New Roman" w:cs="Times New Roman"/>
          <w:b/>
          <w:sz w:val="24"/>
          <w:szCs w:val="24"/>
        </w:rPr>
      </w:pPr>
    </w:p>
    <w:p w14:paraId="48C9213D" w14:textId="77777777" w:rsidR="007C6175" w:rsidRDefault="00875B97">
      <w:pPr>
        <w:shd w:val="clear" w:color="auto" w:fill="FFFFFF"/>
        <w:spacing w:before="120" w:line="480" w:lineRule="auto"/>
        <w:jc w:val="center"/>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 xml:space="preserve"> FDA Seafood Oversight</w:t>
      </w:r>
    </w:p>
    <w:p w14:paraId="670CF753" w14:textId="77777777" w:rsidR="007C6175" w:rsidRDefault="00875B97">
      <w:pPr>
        <w:shd w:val="clear" w:color="auto" w:fill="FFFFFF"/>
        <w:spacing w:before="120" w:line="480" w:lineRule="auto"/>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lastRenderedPageBreak/>
        <w:t>The FDA traditionally regulates the safety of all seafood. FDA uses a risk-based approach to manage food safety, Hazard Analysis and Critical Control Points (HACCP) through which seafood companies must ensure that domestic or overseas producers analyze the</w:t>
      </w:r>
      <w:r>
        <w:rPr>
          <w:rFonts w:ascii="Times New Roman" w:eastAsia="Times New Roman" w:hAnsi="Times New Roman" w:cs="Times New Roman"/>
          <w:b/>
          <w:color w:val="222222"/>
          <w:sz w:val="24"/>
          <w:szCs w:val="24"/>
        </w:rPr>
        <w:t xml:space="preserve">ir supply chains and mitigate or eliminate risks (e.g., temperature controls, worker cleanliness, prevention of introduced substances, etc.). </w:t>
      </w:r>
    </w:p>
    <w:p w14:paraId="77792701" w14:textId="77777777" w:rsidR="007C6175" w:rsidRDefault="00875B97">
      <w:pPr>
        <w:numPr>
          <w:ilvl w:val="0"/>
          <w:numId w:val="4"/>
        </w:numPr>
        <w:spacing w:before="120" w:line="480" w:lineRule="auto"/>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rPr>
        <w:t xml:space="preserve">HACCP: </w:t>
      </w:r>
      <w:hyperlink r:id="rId13">
        <w:r>
          <w:rPr>
            <w:rFonts w:ascii="Times New Roman" w:eastAsia="Times New Roman" w:hAnsi="Times New Roman" w:cs="Times New Roman"/>
            <w:sz w:val="24"/>
            <w:szCs w:val="24"/>
          </w:rPr>
          <w:t>Hazard Analysis Critical Control Point</w:t>
        </w:r>
      </w:hyperlink>
      <w:r>
        <w:rPr>
          <w:rFonts w:ascii="Times New Roman" w:eastAsia="Times New Roman" w:hAnsi="Times New Roman" w:cs="Times New Roman"/>
          <w:color w:val="222222"/>
          <w:sz w:val="24"/>
          <w:szCs w:val="24"/>
        </w:rPr>
        <w:t xml:space="preserve"> is a management system in which food safety is addressed through the analysis and control of biological, chemical, and physical hazards from raw material production, procurement and han</w:t>
      </w:r>
      <w:r>
        <w:rPr>
          <w:rFonts w:ascii="Times New Roman" w:eastAsia="Times New Roman" w:hAnsi="Times New Roman" w:cs="Times New Roman"/>
          <w:color w:val="222222"/>
          <w:sz w:val="24"/>
          <w:szCs w:val="24"/>
        </w:rPr>
        <w:t>dling, to manufacturing, distribution and consumption of the finished product</w:t>
      </w:r>
      <w:r>
        <w:rPr>
          <w:rFonts w:ascii="Times New Roman" w:eastAsia="Times New Roman" w:hAnsi="Times New Roman" w:cs="Times New Roman"/>
          <w:color w:val="222222"/>
          <w:sz w:val="24"/>
          <w:szCs w:val="24"/>
          <w:vertAlign w:val="superscript"/>
        </w:rPr>
        <w:footnoteReference w:id="8"/>
      </w:r>
      <w:r>
        <w:rPr>
          <w:rFonts w:ascii="Times New Roman" w:eastAsia="Times New Roman" w:hAnsi="Times New Roman" w:cs="Times New Roman"/>
          <w:color w:val="222222"/>
          <w:sz w:val="24"/>
          <w:szCs w:val="24"/>
        </w:rPr>
        <w:t xml:space="preserve">. </w:t>
      </w:r>
    </w:p>
    <w:p w14:paraId="7DDA5B3A" w14:textId="77777777" w:rsidR="007C6175" w:rsidRDefault="00875B97">
      <w:pPr>
        <w:numPr>
          <w:ilvl w:val="0"/>
          <w:numId w:val="4"/>
        </w:numPr>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rPr>
        <w:t xml:space="preserve">Affirmation of Compliance Codes: </w:t>
      </w:r>
      <w:r>
        <w:rPr>
          <w:rFonts w:ascii="Times New Roman" w:eastAsia="Times New Roman" w:hAnsi="Times New Roman" w:cs="Times New Roman"/>
          <w:color w:val="222222"/>
          <w:sz w:val="24"/>
          <w:szCs w:val="24"/>
        </w:rPr>
        <w:t xml:space="preserve">All FDA-regulated products are expected to </w:t>
      </w:r>
      <w:proofErr w:type="gramStart"/>
      <w:r>
        <w:rPr>
          <w:rFonts w:ascii="Times New Roman" w:eastAsia="Times New Roman" w:hAnsi="Times New Roman" w:cs="Times New Roman"/>
          <w:color w:val="222222"/>
          <w:sz w:val="24"/>
          <w:szCs w:val="24"/>
        </w:rPr>
        <w:t>be in compliance</w:t>
      </w:r>
      <w:proofErr w:type="gramEnd"/>
      <w:r>
        <w:rPr>
          <w:rFonts w:ascii="Times New Roman" w:eastAsia="Times New Roman" w:hAnsi="Times New Roman" w:cs="Times New Roman"/>
          <w:color w:val="222222"/>
          <w:sz w:val="24"/>
          <w:szCs w:val="24"/>
        </w:rPr>
        <w:t xml:space="preserve"> at the time of entry. To help expedite the FDA’s review of product compliance, the entry filer can submit additional information at the time of entry, such as registration, listing, and approval n</w:t>
      </w:r>
      <w:r>
        <w:rPr>
          <w:rFonts w:ascii="Times New Roman" w:eastAsia="Times New Roman" w:hAnsi="Times New Roman" w:cs="Times New Roman"/>
          <w:color w:val="222222"/>
          <w:sz w:val="24"/>
          <w:szCs w:val="24"/>
        </w:rPr>
        <w:t>umbers. This information can be submitted by using Affirmation of Compliance codes (A of C codes)</w:t>
      </w:r>
      <w:r>
        <w:rPr>
          <w:rFonts w:ascii="Times New Roman" w:eastAsia="Times New Roman" w:hAnsi="Times New Roman" w:cs="Times New Roman"/>
          <w:color w:val="222222"/>
          <w:sz w:val="24"/>
          <w:szCs w:val="24"/>
          <w:vertAlign w:val="superscript"/>
        </w:rPr>
        <w:footnoteReference w:id="9"/>
      </w:r>
      <w:r>
        <w:rPr>
          <w:rFonts w:ascii="Times New Roman" w:eastAsia="Times New Roman" w:hAnsi="Times New Roman" w:cs="Times New Roman"/>
          <w:color w:val="222222"/>
          <w:sz w:val="24"/>
          <w:szCs w:val="24"/>
        </w:rPr>
        <w:t>.</w:t>
      </w:r>
    </w:p>
    <w:p w14:paraId="3CEAC8AA" w14:textId="77777777" w:rsidR="007C6175" w:rsidRDefault="00875B97">
      <w:pPr>
        <w:numPr>
          <w:ilvl w:val="0"/>
          <w:numId w:val="4"/>
        </w:numPr>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rPr>
        <w:t>FSMA</w:t>
      </w:r>
      <w:r>
        <w:rPr>
          <w:rFonts w:ascii="Times New Roman" w:eastAsia="Times New Roman" w:hAnsi="Times New Roman" w:cs="Times New Roman"/>
          <w:color w:val="222222"/>
          <w:sz w:val="24"/>
          <w:szCs w:val="24"/>
        </w:rPr>
        <w:t>: The FDA Food Safety Modernization Act enables the FDA to better protect public health by helping to ensure the safety and security of the food supply</w:t>
      </w:r>
      <w:r>
        <w:rPr>
          <w:rFonts w:ascii="Times New Roman" w:eastAsia="Times New Roman" w:hAnsi="Times New Roman" w:cs="Times New Roman"/>
          <w:color w:val="222222"/>
          <w:sz w:val="24"/>
          <w:szCs w:val="24"/>
        </w:rPr>
        <w:t>.  It requires FDA to promulgate food safety rules that focus on preventing food safety issues rather than relying on detecting issues and reacting to them after they occur.  FSMA recognizes that FDA has previously established a preventive control type reg</w:t>
      </w:r>
      <w:r>
        <w:rPr>
          <w:rFonts w:ascii="Times New Roman" w:eastAsia="Times New Roman" w:hAnsi="Times New Roman" w:cs="Times New Roman"/>
          <w:color w:val="222222"/>
          <w:sz w:val="24"/>
          <w:szCs w:val="24"/>
        </w:rPr>
        <w:t xml:space="preserve">ulation for fish and fishery products based on the Hazard Analysis and Critical Control Point (HACCP) concept. The seafood HACCP regulation requires seafood processors to identify food </w:t>
      </w:r>
      <w:r>
        <w:rPr>
          <w:rFonts w:ascii="Times New Roman" w:eastAsia="Times New Roman" w:hAnsi="Times New Roman" w:cs="Times New Roman"/>
          <w:color w:val="222222"/>
          <w:sz w:val="24"/>
          <w:szCs w:val="24"/>
        </w:rPr>
        <w:lastRenderedPageBreak/>
        <w:t>safety hazards that are reasonably likely to occur and to develop plans</w:t>
      </w:r>
      <w:r>
        <w:rPr>
          <w:rFonts w:ascii="Times New Roman" w:eastAsia="Times New Roman" w:hAnsi="Times New Roman" w:cs="Times New Roman"/>
          <w:color w:val="222222"/>
          <w:sz w:val="24"/>
          <w:szCs w:val="24"/>
        </w:rPr>
        <w:t xml:space="preserve"> for the control of those hazards.</w:t>
      </w:r>
    </w:p>
    <w:p w14:paraId="162100B2" w14:textId="77777777" w:rsidR="007C6175" w:rsidRDefault="007C6175">
      <w:pPr>
        <w:pBdr>
          <w:top w:val="nil"/>
          <w:left w:val="nil"/>
          <w:bottom w:val="nil"/>
          <w:right w:val="nil"/>
          <w:between w:val="nil"/>
        </w:pBdr>
        <w:spacing w:before="120" w:line="480" w:lineRule="auto"/>
        <w:rPr>
          <w:rFonts w:ascii="Times New Roman" w:eastAsia="Times New Roman" w:hAnsi="Times New Roman" w:cs="Times New Roman"/>
          <w:color w:val="222222"/>
          <w:sz w:val="24"/>
          <w:szCs w:val="24"/>
        </w:rPr>
      </w:pPr>
    </w:p>
    <w:p w14:paraId="0B246577" w14:textId="77777777" w:rsidR="007C6175" w:rsidRDefault="00875B97">
      <w:pPr>
        <w:pBdr>
          <w:top w:val="nil"/>
          <w:left w:val="nil"/>
          <w:bottom w:val="nil"/>
          <w:right w:val="nil"/>
          <w:between w:val="nil"/>
        </w:pBdr>
        <w:spacing w:before="120" w:line="48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USDA Food Oversight</w:t>
      </w:r>
    </w:p>
    <w:p w14:paraId="0E552D92" w14:textId="77777777" w:rsidR="007C6175" w:rsidRDefault="00875B97">
      <w:pPr>
        <w:shd w:val="clear" w:color="auto" w:fill="FFFFFF"/>
        <w:spacing w:before="120" w:line="480" w:lineRule="auto"/>
        <w:rPr>
          <w:rFonts w:ascii="Times New Roman" w:eastAsia="Times New Roman" w:hAnsi="Times New Roman" w:cs="Times New Roman"/>
          <w:b/>
          <w:color w:val="222222"/>
          <w:sz w:val="24"/>
          <w:szCs w:val="24"/>
        </w:rPr>
      </w:pPr>
      <w:r>
        <w:rPr>
          <w:rFonts w:ascii="Times New Roman" w:eastAsia="Times New Roman" w:hAnsi="Times New Roman" w:cs="Times New Roman"/>
          <w:color w:val="222222"/>
          <w:sz w:val="24"/>
          <w:szCs w:val="24"/>
          <w:highlight w:val="white"/>
        </w:rPr>
        <w:t>USDA’s Food Safety and Inspection Service is the public health agency in the U.S. Department of Agriculture responsible for ensuring that the nation’s supply of meat, poultry and egg products is safe, wholesome, and correctly labeled and packaged.</w:t>
      </w:r>
      <w:r>
        <w:rPr>
          <w:rFonts w:ascii="Times New Roman" w:eastAsia="Times New Roman" w:hAnsi="Times New Roman" w:cs="Times New Roman"/>
          <w:b/>
          <w:color w:val="222222"/>
          <w:sz w:val="24"/>
          <w:szCs w:val="24"/>
          <w:highlight w:val="white"/>
        </w:rPr>
        <w:t xml:space="preserve"> </w:t>
      </w:r>
      <w:proofErr w:type="gramStart"/>
      <w:r>
        <w:rPr>
          <w:rFonts w:ascii="Times New Roman" w:eastAsia="Times New Roman" w:hAnsi="Times New Roman" w:cs="Times New Roman"/>
          <w:b/>
          <w:color w:val="222222"/>
          <w:sz w:val="24"/>
          <w:szCs w:val="24"/>
        </w:rPr>
        <w:t>USDA,</w:t>
      </w:r>
      <w:proofErr w:type="gramEnd"/>
      <w:r>
        <w:rPr>
          <w:rFonts w:ascii="Times New Roman" w:eastAsia="Times New Roman" w:hAnsi="Times New Roman" w:cs="Times New Roman"/>
          <w:b/>
          <w:color w:val="222222"/>
          <w:sz w:val="24"/>
          <w:szCs w:val="24"/>
        </w:rPr>
        <w:t xml:space="preserve"> us</w:t>
      </w:r>
      <w:r>
        <w:rPr>
          <w:rFonts w:ascii="Times New Roman" w:eastAsia="Times New Roman" w:hAnsi="Times New Roman" w:cs="Times New Roman"/>
          <w:b/>
          <w:color w:val="222222"/>
          <w:sz w:val="24"/>
          <w:szCs w:val="24"/>
        </w:rPr>
        <w:t>es an “equivalence” system in which an exporting country's government must be deemed to have a food safety system for the specific product that is “equivalent” to the USDA system.  Few countries earn equivalence.</w:t>
      </w:r>
    </w:p>
    <w:p w14:paraId="74C1FB60" w14:textId="77777777" w:rsidR="007C6175" w:rsidRDefault="007C6175">
      <w:pPr>
        <w:shd w:val="clear" w:color="auto" w:fill="FFFFFF"/>
        <w:spacing w:before="120" w:line="480" w:lineRule="auto"/>
        <w:rPr>
          <w:rFonts w:ascii="Times New Roman" w:eastAsia="Times New Roman" w:hAnsi="Times New Roman" w:cs="Times New Roman"/>
          <w:b/>
          <w:color w:val="222222"/>
          <w:sz w:val="24"/>
          <w:szCs w:val="24"/>
        </w:rPr>
      </w:pPr>
    </w:p>
    <w:p w14:paraId="50D57AB3" w14:textId="77777777" w:rsidR="007C6175" w:rsidRDefault="00875B97">
      <w:pPr>
        <w:spacing w:line="480" w:lineRule="auto"/>
        <w:jc w:val="cente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b/>
          <w:sz w:val="24"/>
          <w:szCs w:val="24"/>
        </w:rPr>
        <w:t>Transition of Regulatory Authority</w:t>
      </w:r>
    </w:p>
    <w:p w14:paraId="28D1035D" w14:textId="77777777" w:rsidR="007C6175" w:rsidRDefault="00875B97">
      <w:pPr>
        <w:shd w:val="clear" w:color="auto" w:fill="FFFFFF"/>
        <w:spacing w:before="120" w:line="48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Regulations applying to the </w:t>
      </w:r>
      <w:proofErr w:type="spellStart"/>
      <w:r>
        <w:rPr>
          <w:rFonts w:ascii="Times New Roman" w:eastAsia="Times New Roman" w:hAnsi="Times New Roman" w:cs="Times New Roman"/>
          <w:color w:val="222222"/>
          <w:sz w:val="24"/>
          <w:szCs w:val="24"/>
          <w:highlight w:val="white"/>
        </w:rPr>
        <w:t>Siluriformes</w:t>
      </w:r>
      <w:proofErr w:type="spellEnd"/>
      <w:r>
        <w:rPr>
          <w:rFonts w:ascii="Times New Roman" w:eastAsia="Times New Roman" w:hAnsi="Times New Roman" w:cs="Times New Roman"/>
          <w:color w:val="222222"/>
          <w:sz w:val="24"/>
          <w:szCs w:val="24"/>
          <w:highlight w:val="white"/>
        </w:rPr>
        <w:t xml:space="preserve"> fish industry are adapted under the Federal Meat Inspection Act, as required by law under the 2014 Farm Bill. U.S. Department of Agriculture’s Food Safety and Inspection Service (FSIS) released a final rule establis</w:t>
      </w:r>
      <w:r>
        <w:rPr>
          <w:rFonts w:ascii="Times New Roman" w:eastAsia="Times New Roman" w:hAnsi="Times New Roman" w:cs="Times New Roman"/>
          <w:color w:val="222222"/>
          <w:sz w:val="24"/>
          <w:szCs w:val="24"/>
          <w:highlight w:val="white"/>
        </w:rPr>
        <w:t xml:space="preserve">hing an inspection program for fish under the order </w:t>
      </w:r>
      <w:proofErr w:type="spellStart"/>
      <w:r>
        <w:rPr>
          <w:rFonts w:ascii="Times New Roman" w:eastAsia="Times New Roman" w:hAnsi="Times New Roman" w:cs="Times New Roman"/>
          <w:color w:val="222222"/>
          <w:sz w:val="24"/>
          <w:szCs w:val="24"/>
          <w:highlight w:val="white"/>
        </w:rPr>
        <w:t>Siluriformes</w:t>
      </w:r>
      <w:proofErr w:type="spellEnd"/>
      <w:r>
        <w:rPr>
          <w:rFonts w:ascii="Times New Roman" w:eastAsia="Times New Roman" w:hAnsi="Times New Roman" w:cs="Times New Roman"/>
          <w:color w:val="222222"/>
          <w:sz w:val="24"/>
          <w:szCs w:val="24"/>
          <w:highlight w:val="white"/>
        </w:rPr>
        <w:t xml:space="preserve">, including catfish. The final rule, which applies to both </w:t>
      </w:r>
      <w:proofErr w:type="gramStart"/>
      <w:r>
        <w:rPr>
          <w:rFonts w:ascii="Times New Roman" w:eastAsia="Times New Roman" w:hAnsi="Times New Roman" w:cs="Times New Roman"/>
          <w:color w:val="222222"/>
          <w:sz w:val="24"/>
          <w:szCs w:val="24"/>
          <w:highlight w:val="white"/>
        </w:rPr>
        <w:t>domestically-raised</w:t>
      </w:r>
      <w:proofErr w:type="gramEnd"/>
      <w:r>
        <w:rPr>
          <w:rFonts w:ascii="Times New Roman" w:eastAsia="Times New Roman" w:hAnsi="Times New Roman" w:cs="Times New Roman"/>
          <w:color w:val="222222"/>
          <w:sz w:val="24"/>
          <w:szCs w:val="24"/>
          <w:highlight w:val="white"/>
        </w:rPr>
        <w:t xml:space="preserve"> and imported </w:t>
      </w:r>
      <w:proofErr w:type="spellStart"/>
      <w:r>
        <w:rPr>
          <w:rFonts w:ascii="Times New Roman" w:eastAsia="Times New Roman" w:hAnsi="Times New Roman" w:cs="Times New Roman"/>
          <w:color w:val="222222"/>
          <w:sz w:val="24"/>
          <w:szCs w:val="24"/>
          <w:highlight w:val="white"/>
        </w:rPr>
        <w:t>Siluriformes</w:t>
      </w:r>
      <w:proofErr w:type="spellEnd"/>
      <w:r>
        <w:rPr>
          <w:rFonts w:ascii="Times New Roman" w:eastAsia="Times New Roman" w:hAnsi="Times New Roman" w:cs="Times New Roman"/>
          <w:color w:val="222222"/>
          <w:sz w:val="24"/>
          <w:szCs w:val="24"/>
          <w:highlight w:val="white"/>
        </w:rPr>
        <w:t xml:space="preserve"> fish, was developed in order to implement provisions required by the 2014 Farm Bill. Th</w:t>
      </w:r>
      <w:r>
        <w:rPr>
          <w:rFonts w:ascii="Times New Roman" w:eastAsia="Times New Roman" w:hAnsi="Times New Roman" w:cs="Times New Roman"/>
          <w:color w:val="222222"/>
          <w:sz w:val="24"/>
          <w:szCs w:val="24"/>
          <w:highlight w:val="white"/>
        </w:rPr>
        <w:t>e rule became effective in March 2016, 90 days after it was published in the Federal Register.</w:t>
      </w:r>
    </w:p>
    <w:p w14:paraId="757AD48F" w14:textId="77777777" w:rsidR="007C6175" w:rsidRDefault="00875B97">
      <w:pPr>
        <w:spacing w:line="480" w:lineRule="auto"/>
        <w:rPr>
          <w:rFonts w:ascii="Times New Roman" w:eastAsia="Times New Roman" w:hAnsi="Times New Roman" w:cs="Times New Roman"/>
          <w:color w:val="0000FF"/>
          <w:sz w:val="24"/>
          <w:szCs w:val="24"/>
          <w:highlight w:val="white"/>
        </w:rPr>
      </w:pPr>
      <w:r>
        <w:rPr>
          <w:rFonts w:ascii="Times New Roman" w:eastAsia="Times New Roman" w:hAnsi="Times New Roman" w:cs="Times New Roman"/>
          <w:color w:val="0000FF"/>
          <w:sz w:val="24"/>
          <w:szCs w:val="24"/>
          <w:highlight w:val="white"/>
        </w:rPr>
        <w:t>Shearer, P. (2016</w:t>
      </w:r>
      <w:proofErr w:type="gramStart"/>
      <w:r>
        <w:rPr>
          <w:rFonts w:ascii="Times New Roman" w:eastAsia="Times New Roman" w:hAnsi="Times New Roman" w:cs="Times New Roman"/>
          <w:color w:val="0000FF"/>
          <w:sz w:val="24"/>
          <w:szCs w:val="24"/>
          <w:highlight w:val="white"/>
        </w:rPr>
        <w:t>):The</w:t>
      </w:r>
      <w:proofErr w:type="gramEnd"/>
      <w:r>
        <w:rPr>
          <w:rFonts w:ascii="Times New Roman" w:eastAsia="Times New Roman" w:hAnsi="Times New Roman" w:cs="Times New Roman"/>
          <w:color w:val="0000FF"/>
          <w:sz w:val="24"/>
          <w:szCs w:val="24"/>
          <w:highlight w:val="white"/>
        </w:rPr>
        <w:t xml:space="preserve"> 2014 Farm Bill moved the catfish inspection program (domestic and foreign) from the Food and Drug Administration (FDA) to USDA's Food Safe</w:t>
      </w:r>
      <w:r>
        <w:rPr>
          <w:rFonts w:ascii="Times New Roman" w:eastAsia="Times New Roman" w:hAnsi="Times New Roman" w:cs="Times New Roman"/>
          <w:color w:val="0000FF"/>
          <w:sz w:val="24"/>
          <w:szCs w:val="24"/>
          <w:highlight w:val="white"/>
        </w:rPr>
        <w:t>ty and Inspection Service (FSIS).</w:t>
      </w:r>
      <w:r>
        <w:rPr>
          <w:rFonts w:ascii="Times New Roman" w:eastAsia="Times New Roman" w:hAnsi="Times New Roman" w:cs="Times New Roman"/>
          <w:color w:val="0000FF"/>
          <w:sz w:val="24"/>
          <w:szCs w:val="24"/>
          <w:highlight w:val="white"/>
        </w:rPr>
        <w:tab/>
      </w:r>
      <w:r>
        <w:rPr>
          <w:rFonts w:ascii="Times New Roman" w:eastAsia="Times New Roman" w:hAnsi="Times New Roman" w:cs="Times New Roman"/>
          <w:color w:val="0000FF"/>
          <w:sz w:val="24"/>
          <w:szCs w:val="24"/>
          <w:highlight w:val="white"/>
        </w:rPr>
        <w:tab/>
        <w:t xml:space="preserve"> </w:t>
      </w:r>
      <w:r>
        <w:rPr>
          <w:rFonts w:ascii="Times New Roman" w:eastAsia="Times New Roman" w:hAnsi="Times New Roman" w:cs="Times New Roman"/>
          <w:color w:val="0000FF"/>
          <w:sz w:val="24"/>
          <w:szCs w:val="24"/>
          <w:highlight w:val="white"/>
        </w:rPr>
        <w:tab/>
        <w:t xml:space="preserve"> </w:t>
      </w:r>
      <w:r>
        <w:rPr>
          <w:rFonts w:ascii="Times New Roman" w:eastAsia="Times New Roman" w:hAnsi="Times New Roman" w:cs="Times New Roman"/>
          <w:color w:val="0000FF"/>
          <w:sz w:val="24"/>
          <w:szCs w:val="24"/>
          <w:highlight w:val="white"/>
        </w:rPr>
        <w:tab/>
        <w:t xml:space="preserve"> </w:t>
      </w:r>
      <w:r>
        <w:rPr>
          <w:rFonts w:ascii="Times New Roman" w:eastAsia="Times New Roman" w:hAnsi="Times New Roman" w:cs="Times New Roman"/>
          <w:color w:val="0000FF"/>
          <w:sz w:val="24"/>
          <w:szCs w:val="24"/>
          <w:highlight w:val="white"/>
        </w:rPr>
        <w:tab/>
      </w:r>
      <w:r>
        <w:rPr>
          <w:rFonts w:ascii="Times New Roman" w:eastAsia="Times New Roman" w:hAnsi="Times New Roman" w:cs="Times New Roman"/>
          <w:color w:val="0000FF"/>
          <w:sz w:val="24"/>
          <w:szCs w:val="24"/>
          <w:highlight w:val="white"/>
        </w:rPr>
        <w:tab/>
      </w:r>
    </w:p>
    <w:p w14:paraId="0439609F" w14:textId="77777777" w:rsidR="007C6175" w:rsidRDefault="00875B97">
      <w:pPr>
        <w:spacing w:line="480" w:lineRule="auto"/>
        <w:rPr>
          <w:rFonts w:ascii="Times New Roman" w:eastAsia="Times New Roman" w:hAnsi="Times New Roman" w:cs="Times New Roman"/>
          <w:color w:val="0000FF"/>
          <w:sz w:val="24"/>
          <w:szCs w:val="24"/>
          <w:highlight w:val="white"/>
        </w:rPr>
      </w:pPr>
      <w:r>
        <w:rPr>
          <w:rFonts w:ascii="Times New Roman" w:eastAsia="Times New Roman" w:hAnsi="Times New Roman" w:cs="Times New Roman"/>
          <w:color w:val="0000FF"/>
          <w:sz w:val="24"/>
          <w:szCs w:val="24"/>
          <w:highlight w:val="white"/>
        </w:rPr>
        <w:lastRenderedPageBreak/>
        <w:tab/>
      </w:r>
      <w:r>
        <w:rPr>
          <w:rFonts w:ascii="Times New Roman" w:eastAsia="Times New Roman" w:hAnsi="Times New Roman" w:cs="Times New Roman"/>
          <w:color w:val="0000FF"/>
          <w:sz w:val="24"/>
          <w:szCs w:val="24"/>
          <w:highlight w:val="white"/>
        </w:rPr>
        <w:tab/>
      </w:r>
      <w:r>
        <w:rPr>
          <w:rFonts w:ascii="Times New Roman" w:eastAsia="Times New Roman" w:hAnsi="Times New Roman" w:cs="Times New Roman"/>
          <w:color w:val="0000FF"/>
          <w:sz w:val="24"/>
          <w:szCs w:val="24"/>
          <w:highlight w:val="white"/>
        </w:rPr>
        <w:tab/>
      </w:r>
    </w:p>
    <w:p w14:paraId="283C722E" w14:textId="77777777" w:rsidR="007C6175" w:rsidRDefault="00875B97">
      <w:pPr>
        <w:pBdr>
          <w:top w:val="nil"/>
          <w:left w:val="nil"/>
          <w:bottom w:val="nil"/>
          <w:right w:val="nil"/>
          <w:between w:val="nil"/>
        </w:pBdr>
        <w:spacing w:line="480" w:lineRule="auto"/>
        <w:rPr>
          <w:rFonts w:ascii="Times New Roman" w:eastAsia="Times New Roman" w:hAnsi="Times New Roman" w:cs="Times New Roman"/>
          <w:color w:val="0000FF"/>
          <w:sz w:val="24"/>
          <w:szCs w:val="24"/>
          <w:highlight w:val="white"/>
        </w:rPr>
      </w:pPr>
      <w:r>
        <w:rPr>
          <w:rFonts w:ascii="Times New Roman" w:eastAsia="Times New Roman" w:hAnsi="Times New Roman" w:cs="Times New Roman"/>
          <w:color w:val="0000FF"/>
          <w:sz w:val="24"/>
          <w:szCs w:val="24"/>
          <w:highlight w:val="white"/>
        </w:rPr>
        <w:t xml:space="preserve">The arguments in favor of moving the program back to FDA by Senators Jeanne </w:t>
      </w:r>
      <w:proofErr w:type="spellStart"/>
      <w:r>
        <w:rPr>
          <w:rFonts w:ascii="Times New Roman" w:eastAsia="Times New Roman" w:hAnsi="Times New Roman" w:cs="Times New Roman"/>
          <w:color w:val="0000FF"/>
          <w:sz w:val="24"/>
          <w:szCs w:val="24"/>
          <w:highlight w:val="white"/>
        </w:rPr>
        <w:t>Shaheen</w:t>
      </w:r>
      <w:proofErr w:type="spellEnd"/>
      <w:r>
        <w:rPr>
          <w:rFonts w:ascii="Times New Roman" w:eastAsia="Times New Roman" w:hAnsi="Times New Roman" w:cs="Times New Roman"/>
          <w:color w:val="0000FF"/>
          <w:sz w:val="24"/>
          <w:szCs w:val="24"/>
          <w:highlight w:val="white"/>
        </w:rPr>
        <w:t xml:space="preserve"> (D-NH), John McCain (R- AZ), and others was the program costs taxpayers millions, saddles American businesses with heavy, dup</w:t>
      </w:r>
      <w:r>
        <w:rPr>
          <w:rFonts w:ascii="Times New Roman" w:eastAsia="Times New Roman" w:hAnsi="Times New Roman" w:cs="Times New Roman"/>
          <w:color w:val="0000FF"/>
          <w:sz w:val="24"/>
          <w:szCs w:val="24"/>
          <w:highlight w:val="white"/>
        </w:rPr>
        <w:t xml:space="preserve">licative regulation, and exposes our economy to a lawsuit at the World Trade Organization. Senator John </w:t>
      </w:r>
      <w:proofErr w:type="spellStart"/>
      <w:r>
        <w:rPr>
          <w:rFonts w:ascii="Times New Roman" w:eastAsia="Times New Roman" w:hAnsi="Times New Roman" w:cs="Times New Roman"/>
          <w:color w:val="0000FF"/>
          <w:sz w:val="24"/>
          <w:szCs w:val="24"/>
          <w:highlight w:val="white"/>
        </w:rPr>
        <w:t>Boozman</w:t>
      </w:r>
      <w:proofErr w:type="spellEnd"/>
      <w:r>
        <w:rPr>
          <w:rFonts w:ascii="Times New Roman" w:eastAsia="Times New Roman" w:hAnsi="Times New Roman" w:cs="Times New Roman"/>
          <w:color w:val="0000FF"/>
          <w:sz w:val="24"/>
          <w:szCs w:val="24"/>
          <w:highlight w:val="white"/>
        </w:rPr>
        <w:t xml:space="preserve"> (R-AR) and others who favor keeping the inspection system at USDA cited FSIS would provide consumers greater food safety protection. They cited </w:t>
      </w:r>
      <w:r>
        <w:rPr>
          <w:rFonts w:ascii="Times New Roman" w:eastAsia="Times New Roman" w:hAnsi="Times New Roman" w:cs="Times New Roman"/>
          <w:color w:val="0000FF"/>
          <w:sz w:val="24"/>
          <w:szCs w:val="24"/>
          <w:highlight w:val="white"/>
        </w:rPr>
        <w:t xml:space="preserve">that FSIS confirmed through laboratory testing that two shipments of catfish products had been rejected by FSIS and thus provided greater food safety protection for consumers. The issue now moves to the House of Representatives. </w:t>
      </w:r>
    </w:p>
    <w:p w14:paraId="31F50DF4" w14:textId="77777777" w:rsidR="007C6175" w:rsidRDefault="00875B97">
      <w:pPr>
        <w:spacing w:line="480" w:lineRule="auto"/>
        <w:rPr>
          <w:rFonts w:ascii="Times New Roman" w:eastAsia="Times New Roman" w:hAnsi="Times New Roman" w:cs="Times New Roman"/>
          <w:color w:val="0000FF"/>
          <w:sz w:val="24"/>
          <w:szCs w:val="24"/>
          <w:highlight w:val="white"/>
        </w:rPr>
      </w:pPr>
      <w:r>
        <w:rPr>
          <w:rFonts w:ascii="Times New Roman" w:eastAsia="Times New Roman" w:hAnsi="Times New Roman" w:cs="Times New Roman"/>
          <w:color w:val="0000FF"/>
          <w:sz w:val="24"/>
          <w:szCs w:val="24"/>
          <w:highlight w:val="white"/>
        </w:rPr>
        <w:tab/>
      </w:r>
      <w:r>
        <w:rPr>
          <w:rFonts w:ascii="Times New Roman" w:eastAsia="Times New Roman" w:hAnsi="Times New Roman" w:cs="Times New Roman"/>
          <w:color w:val="0000FF"/>
          <w:sz w:val="24"/>
          <w:szCs w:val="24"/>
          <w:highlight w:val="white"/>
        </w:rPr>
        <w:tab/>
      </w:r>
      <w:r>
        <w:rPr>
          <w:rFonts w:ascii="Times New Roman" w:eastAsia="Times New Roman" w:hAnsi="Times New Roman" w:cs="Times New Roman"/>
          <w:color w:val="0000FF"/>
          <w:sz w:val="24"/>
          <w:szCs w:val="24"/>
          <w:highlight w:val="white"/>
        </w:rPr>
        <w:tab/>
      </w:r>
    </w:p>
    <w:p w14:paraId="212508CF" w14:textId="77777777" w:rsidR="007C6175" w:rsidRDefault="00875B97">
      <w:pPr>
        <w:spacing w:line="480" w:lineRule="auto"/>
        <w:rPr>
          <w:rFonts w:ascii="Times New Roman" w:eastAsia="Times New Roman" w:hAnsi="Times New Roman" w:cs="Times New Roman"/>
          <w:color w:val="FF00FF"/>
          <w:sz w:val="24"/>
          <w:szCs w:val="24"/>
          <w:highlight w:val="white"/>
        </w:rPr>
      </w:pPr>
      <w:r>
        <w:rPr>
          <w:rFonts w:ascii="Times New Roman" w:eastAsia="Times New Roman" w:hAnsi="Times New Roman" w:cs="Times New Roman"/>
          <w:color w:val="FF00FF"/>
          <w:sz w:val="24"/>
          <w:szCs w:val="24"/>
          <w:highlight w:val="white"/>
        </w:rPr>
        <w:tab/>
      </w:r>
      <w:r>
        <w:rPr>
          <w:rFonts w:ascii="Times New Roman" w:eastAsia="Times New Roman" w:hAnsi="Times New Roman" w:cs="Times New Roman"/>
          <w:color w:val="FF00FF"/>
          <w:sz w:val="24"/>
          <w:szCs w:val="24"/>
          <w:highlight w:val="white"/>
        </w:rPr>
        <w:tab/>
        <w:t xml:space="preserve"> </w:t>
      </w:r>
      <w:r>
        <w:rPr>
          <w:rFonts w:ascii="Times New Roman" w:eastAsia="Times New Roman" w:hAnsi="Times New Roman" w:cs="Times New Roman"/>
          <w:color w:val="FF00FF"/>
          <w:sz w:val="24"/>
          <w:szCs w:val="24"/>
          <w:highlight w:val="white"/>
        </w:rPr>
        <w:tab/>
        <w:t xml:space="preserve"> </w:t>
      </w:r>
      <w:r>
        <w:rPr>
          <w:rFonts w:ascii="Times New Roman" w:eastAsia="Times New Roman" w:hAnsi="Times New Roman" w:cs="Times New Roman"/>
          <w:color w:val="FF00FF"/>
          <w:sz w:val="24"/>
          <w:szCs w:val="24"/>
          <w:highlight w:val="white"/>
        </w:rPr>
        <w:tab/>
        <w:t xml:space="preserve"> </w:t>
      </w:r>
      <w:r>
        <w:rPr>
          <w:rFonts w:ascii="Times New Roman" w:eastAsia="Times New Roman" w:hAnsi="Times New Roman" w:cs="Times New Roman"/>
          <w:color w:val="FF00FF"/>
          <w:sz w:val="24"/>
          <w:szCs w:val="24"/>
          <w:highlight w:val="white"/>
        </w:rPr>
        <w:tab/>
      </w:r>
      <w:r>
        <w:rPr>
          <w:rFonts w:ascii="Times New Roman" w:eastAsia="Times New Roman" w:hAnsi="Times New Roman" w:cs="Times New Roman"/>
          <w:color w:val="FF00FF"/>
          <w:sz w:val="24"/>
          <w:szCs w:val="24"/>
          <w:highlight w:val="white"/>
        </w:rPr>
        <w:tab/>
      </w:r>
    </w:p>
    <w:p w14:paraId="24CFA566" w14:textId="77777777" w:rsidR="007C6175" w:rsidRDefault="00875B97">
      <w:pPr>
        <w:spacing w:line="480" w:lineRule="auto"/>
        <w:rPr>
          <w:rFonts w:ascii="Times New Roman" w:eastAsia="Times New Roman" w:hAnsi="Times New Roman" w:cs="Times New Roman"/>
          <w:color w:val="FF00FF"/>
          <w:sz w:val="24"/>
          <w:szCs w:val="24"/>
          <w:highlight w:val="white"/>
        </w:rPr>
      </w:pPr>
      <w:r>
        <w:rPr>
          <w:rFonts w:ascii="Times New Roman" w:eastAsia="Times New Roman" w:hAnsi="Times New Roman" w:cs="Times New Roman"/>
          <w:color w:val="3A3A3A"/>
          <w:sz w:val="24"/>
          <w:szCs w:val="24"/>
          <w:highlight w:val="white"/>
        </w:rPr>
        <w:t>Bipartisan E</w:t>
      </w:r>
      <w:r>
        <w:rPr>
          <w:rFonts w:ascii="Times New Roman" w:eastAsia="Times New Roman" w:hAnsi="Times New Roman" w:cs="Times New Roman"/>
          <w:color w:val="3A3A3A"/>
          <w:sz w:val="24"/>
          <w:szCs w:val="24"/>
          <w:highlight w:val="white"/>
        </w:rPr>
        <w:t>&amp;C Members Urge House Leaders to Schedule Swift Vote to End USDA’s Duplicative Catfish Program. (2016).</w:t>
      </w:r>
      <w:r>
        <w:rPr>
          <w:rFonts w:ascii="Times New Roman" w:eastAsia="Times New Roman" w:hAnsi="Times New Roman" w:cs="Times New Roman"/>
          <w:color w:val="FF00FF"/>
          <w:sz w:val="24"/>
          <w:szCs w:val="24"/>
          <w:highlight w:val="white"/>
        </w:rPr>
        <w:tab/>
      </w:r>
      <w:r>
        <w:rPr>
          <w:rFonts w:ascii="Times New Roman" w:eastAsia="Times New Roman" w:hAnsi="Times New Roman" w:cs="Times New Roman"/>
          <w:color w:val="FF00FF"/>
          <w:sz w:val="24"/>
          <w:szCs w:val="24"/>
          <w:highlight w:val="white"/>
        </w:rPr>
        <w:tab/>
      </w:r>
      <w:r>
        <w:rPr>
          <w:rFonts w:ascii="Times New Roman" w:eastAsia="Times New Roman" w:hAnsi="Times New Roman" w:cs="Times New Roman"/>
          <w:color w:val="FF00FF"/>
          <w:sz w:val="24"/>
          <w:szCs w:val="24"/>
          <w:highlight w:val="white"/>
        </w:rPr>
        <w:tab/>
      </w:r>
      <w:r>
        <w:rPr>
          <w:rFonts w:ascii="Times New Roman" w:eastAsia="Times New Roman" w:hAnsi="Times New Roman" w:cs="Times New Roman"/>
          <w:color w:val="FF00FF"/>
          <w:sz w:val="24"/>
          <w:szCs w:val="24"/>
          <w:highlight w:val="white"/>
        </w:rPr>
        <w:tab/>
      </w:r>
    </w:p>
    <w:p w14:paraId="4D08F65F" w14:textId="77777777" w:rsidR="007C6175" w:rsidRDefault="00875B97">
      <w:pPr>
        <w:pBdr>
          <w:top w:val="nil"/>
          <w:left w:val="nil"/>
          <w:bottom w:val="nil"/>
          <w:right w:val="nil"/>
          <w:between w:val="nil"/>
        </w:pBdr>
        <w:spacing w:line="480" w:lineRule="auto"/>
        <w:rPr>
          <w:rFonts w:ascii="Times New Roman" w:eastAsia="Times New Roman" w:hAnsi="Times New Roman" w:cs="Times New Roman"/>
          <w:color w:val="3A3A3A"/>
          <w:sz w:val="24"/>
          <w:szCs w:val="24"/>
          <w:highlight w:val="white"/>
        </w:rPr>
      </w:pPr>
      <w:r>
        <w:rPr>
          <w:rFonts w:ascii="Times New Roman" w:eastAsia="Times New Roman" w:hAnsi="Times New Roman" w:cs="Times New Roman"/>
          <w:color w:val="3A3A3A"/>
          <w:sz w:val="24"/>
          <w:szCs w:val="24"/>
          <w:highlight w:val="white"/>
        </w:rPr>
        <w:t>According to GAO, the new USDA catfish program would be 20 times more expensive than FDA's regulation of catfish and 'would likely not enhance the s</w:t>
      </w:r>
      <w:r>
        <w:rPr>
          <w:rFonts w:ascii="Times New Roman" w:eastAsia="Times New Roman" w:hAnsi="Times New Roman" w:cs="Times New Roman"/>
          <w:color w:val="3A3A3A"/>
          <w:sz w:val="24"/>
          <w:szCs w:val="24"/>
          <w:highlight w:val="white"/>
        </w:rPr>
        <w:t xml:space="preserve">afety of catfish but would duplicate FDA and NMFS inspections at a cost to taxpayers.'" The letter was signed by: * Full committee Chairman Fred Upton (R-MI) * Ranking Member Frank Pallone, Jr. </w:t>
      </w:r>
      <w:r>
        <w:rPr>
          <w:rFonts w:ascii="Times New Roman" w:eastAsia="Times New Roman" w:hAnsi="Times New Roman" w:cs="Times New Roman"/>
          <w:color w:val="3A3A3A"/>
          <w:sz w:val="24"/>
          <w:szCs w:val="24"/>
          <w:highlight w:val="white"/>
        </w:rPr>
        <w:tab/>
      </w:r>
      <w:r>
        <w:rPr>
          <w:rFonts w:ascii="Times New Roman" w:eastAsia="Times New Roman" w:hAnsi="Times New Roman" w:cs="Times New Roman"/>
          <w:color w:val="3A3A3A"/>
          <w:sz w:val="24"/>
          <w:szCs w:val="24"/>
          <w:highlight w:val="white"/>
        </w:rPr>
        <w:tab/>
      </w:r>
      <w:r>
        <w:rPr>
          <w:rFonts w:ascii="Times New Roman" w:eastAsia="Times New Roman" w:hAnsi="Times New Roman" w:cs="Times New Roman"/>
          <w:color w:val="3A3A3A"/>
          <w:sz w:val="24"/>
          <w:szCs w:val="24"/>
          <w:highlight w:val="white"/>
        </w:rPr>
        <w:tab/>
      </w:r>
      <w:r>
        <w:rPr>
          <w:rFonts w:ascii="Times New Roman" w:eastAsia="Times New Roman" w:hAnsi="Times New Roman" w:cs="Times New Roman"/>
          <w:color w:val="3A3A3A"/>
          <w:sz w:val="24"/>
          <w:szCs w:val="24"/>
          <w:highlight w:val="white"/>
        </w:rPr>
        <w:tab/>
      </w:r>
      <w:r>
        <w:rPr>
          <w:rFonts w:ascii="Times New Roman" w:eastAsia="Times New Roman" w:hAnsi="Times New Roman" w:cs="Times New Roman"/>
          <w:color w:val="3A3A3A"/>
          <w:sz w:val="24"/>
          <w:szCs w:val="24"/>
          <w:highlight w:val="white"/>
        </w:rPr>
        <w:tab/>
      </w:r>
      <w:r>
        <w:rPr>
          <w:rFonts w:ascii="Times New Roman" w:eastAsia="Times New Roman" w:hAnsi="Times New Roman" w:cs="Times New Roman"/>
          <w:color w:val="3A3A3A"/>
          <w:sz w:val="24"/>
          <w:szCs w:val="24"/>
          <w:highlight w:val="white"/>
        </w:rPr>
        <w:tab/>
      </w:r>
      <w:r>
        <w:rPr>
          <w:rFonts w:ascii="Times New Roman" w:eastAsia="Times New Roman" w:hAnsi="Times New Roman" w:cs="Times New Roman"/>
          <w:color w:val="3A3A3A"/>
          <w:sz w:val="24"/>
          <w:szCs w:val="24"/>
          <w:highlight w:val="white"/>
        </w:rPr>
        <w:tab/>
      </w:r>
      <w:r>
        <w:rPr>
          <w:rFonts w:ascii="Times New Roman" w:eastAsia="Times New Roman" w:hAnsi="Times New Roman" w:cs="Times New Roman"/>
          <w:color w:val="3A3A3A"/>
          <w:sz w:val="24"/>
          <w:szCs w:val="24"/>
          <w:highlight w:val="white"/>
        </w:rPr>
        <w:tab/>
      </w:r>
      <w:r>
        <w:rPr>
          <w:rFonts w:ascii="Times New Roman" w:eastAsia="Times New Roman" w:hAnsi="Times New Roman" w:cs="Times New Roman"/>
          <w:color w:val="3A3A3A"/>
          <w:sz w:val="24"/>
          <w:szCs w:val="24"/>
          <w:highlight w:val="white"/>
        </w:rPr>
        <w:tab/>
      </w:r>
    </w:p>
    <w:p w14:paraId="6BE07CD1" w14:textId="77777777" w:rsidR="007C6175" w:rsidRDefault="00875B97">
      <w:pPr>
        <w:pBdr>
          <w:top w:val="nil"/>
          <w:left w:val="nil"/>
          <w:bottom w:val="nil"/>
          <w:right w:val="nil"/>
          <w:between w:val="nil"/>
        </w:pBdr>
        <w:spacing w:line="480" w:lineRule="auto"/>
        <w:rPr>
          <w:rFonts w:ascii="Times New Roman" w:eastAsia="Times New Roman" w:hAnsi="Times New Roman" w:cs="Times New Roman"/>
          <w:color w:val="3A3A3A"/>
          <w:sz w:val="24"/>
          <w:szCs w:val="24"/>
          <w:highlight w:val="white"/>
        </w:rPr>
      </w:pPr>
      <w:r>
        <w:rPr>
          <w:rFonts w:ascii="Times New Roman" w:eastAsia="Times New Roman" w:hAnsi="Times New Roman" w:cs="Times New Roman"/>
          <w:color w:val="3A3A3A"/>
          <w:sz w:val="24"/>
          <w:szCs w:val="24"/>
          <w:highlight w:val="white"/>
        </w:rPr>
        <w:t>WASHINGTON, DC - Bipartisan members of the House Ene</w:t>
      </w:r>
      <w:r>
        <w:rPr>
          <w:rFonts w:ascii="Times New Roman" w:eastAsia="Times New Roman" w:hAnsi="Times New Roman" w:cs="Times New Roman"/>
          <w:color w:val="3A3A3A"/>
          <w:sz w:val="24"/>
          <w:szCs w:val="24"/>
          <w:highlight w:val="white"/>
        </w:rPr>
        <w:t>rgy and Commerce Committee today wrote to both House Republican and Democratic leadership asking for a swift vote on S.J. Res. 28. The resolution under the Congressional Review Act would remove catfish from the jurisdiction of the USDA, a move that was the</w:t>
      </w:r>
      <w:r>
        <w:rPr>
          <w:rFonts w:ascii="Times New Roman" w:eastAsia="Times New Roman" w:hAnsi="Times New Roman" w:cs="Times New Roman"/>
          <w:color w:val="3A3A3A"/>
          <w:sz w:val="24"/>
          <w:szCs w:val="24"/>
          <w:highlight w:val="white"/>
        </w:rPr>
        <w:t xml:space="preserve"> result of backdoor negotiations during the 2008 </w:t>
      </w:r>
      <w:r>
        <w:rPr>
          <w:rFonts w:ascii="Times New Roman" w:eastAsia="Times New Roman" w:hAnsi="Times New Roman" w:cs="Times New Roman"/>
          <w:color w:val="3A3A3A"/>
          <w:sz w:val="24"/>
          <w:szCs w:val="24"/>
          <w:highlight w:val="white"/>
        </w:rPr>
        <w:lastRenderedPageBreak/>
        <w:t>Farm Bill. The resolution will restore the FDA's authority, and ensure the review of seafood is comprehensive and not arbitrarily split among agencies.</w:t>
      </w:r>
    </w:p>
    <w:p w14:paraId="1E2143C1" w14:textId="77777777" w:rsidR="007C6175" w:rsidRDefault="00875B97">
      <w:pPr>
        <w:pBdr>
          <w:top w:val="nil"/>
          <w:left w:val="nil"/>
          <w:bottom w:val="nil"/>
          <w:right w:val="nil"/>
          <w:between w:val="nil"/>
        </w:pBdr>
        <w:spacing w:line="480" w:lineRule="auto"/>
        <w:rPr>
          <w:rFonts w:ascii="Times New Roman" w:eastAsia="Times New Roman" w:hAnsi="Times New Roman" w:cs="Times New Roman"/>
          <w:color w:val="FF00FF"/>
          <w:sz w:val="20"/>
          <w:szCs w:val="20"/>
          <w:highlight w:val="white"/>
        </w:rPr>
      </w:pPr>
      <w:r>
        <w:rPr>
          <w:rFonts w:ascii="Times New Roman" w:eastAsia="Times New Roman" w:hAnsi="Times New Roman" w:cs="Times New Roman"/>
          <w:color w:val="3A3A3A"/>
          <w:sz w:val="24"/>
          <w:szCs w:val="24"/>
          <w:highlight w:val="white"/>
        </w:rPr>
        <w:tab/>
      </w:r>
      <w:r>
        <w:rPr>
          <w:rFonts w:ascii="Times New Roman" w:eastAsia="Times New Roman" w:hAnsi="Times New Roman" w:cs="Times New Roman"/>
          <w:color w:val="3A3A3A"/>
          <w:sz w:val="24"/>
          <w:szCs w:val="24"/>
          <w:highlight w:val="white"/>
        </w:rPr>
        <w:tab/>
      </w:r>
      <w:r>
        <w:rPr>
          <w:rFonts w:ascii="Times New Roman" w:eastAsia="Times New Roman" w:hAnsi="Times New Roman" w:cs="Times New Roman"/>
          <w:color w:val="3A3A3A"/>
          <w:sz w:val="24"/>
          <w:szCs w:val="24"/>
          <w:highlight w:val="white"/>
        </w:rPr>
        <w:tab/>
      </w:r>
      <w:r>
        <w:rPr>
          <w:rFonts w:ascii="Times New Roman" w:eastAsia="Times New Roman" w:hAnsi="Times New Roman" w:cs="Times New Roman"/>
          <w:color w:val="3A3A3A"/>
          <w:sz w:val="24"/>
          <w:szCs w:val="24"/>
          <w:highlight w:val="white"/>
        </w:rPr>
        <w:tab/>
      </w:r>
      <w:r>
        <w:rPr>
          <w:rFonts w:ascii="Times New Roman" w:eastAsia="Times New Roman" w:hAnsi="Times New Roman" w:cs="Times New Roman"/>
          <w:color w:val="3A3A3A"/>
          <w:sz w:val="24"/>
          <w:szCs w:val="24"/>
          <w:highlight w:val="white"/>
        </w:rPr>
        <w:tab/>
      </w:r>
    </w:p>
    <w:p w14:paraId="7D311741" w14:textId="77777777" w:rsidR="007C6175" w:rsidRDefault="00875B97">
      <w:pPr>
        <w:spacing w:before="240" w:after="240" w:line="480" w:lineRule="auto"/>
        <w:rPr>
          <w:rFonts w:ascii="Times New Roman" w:eastAsia="Times New Roman" w:hAnsi="Times New Roman" w:cs="Times New Roman"/>
          <w:color w:val="FF00FF"/>
          <w:sz w:val="24"/>
          <w:szCs w:val="24"/>
          <w:highlight w:val="white"/>
        </w:rPr>
      </w:pPr>
      <w:r>
        <w:rPr>
          <w:rFonts w:ascii="Times New Roman" w:eastAsia="Times New Roman" w:hAnsi="Times New Roman" w:cs="Times New Roman"/>
          <w:color w:val="FF00FF"/>
          <w:sz w:val="24"/>
          <w:szCs w:val="24"/>
          <w:highlight w:val="white"/>
        </w:rPr>
        <w:t xml:space="preserve">"If enacted, </w:t>
      </w:r>
      <w:proofErr w:type="spellStart"/>
      <w:r>
        <w:rPr>
          <w:rFonts w:ascii="Times New Roman" w:eastAsia="Times New Roman" w:hAnsi="Times New Roman" w:cs="Times New Roman"/>
          <w:color w:val="FF00FF"/>
          <w:sz w:val="24"/>
          <w:szCs w:val="24"/>
          <w:highlight w:val="white"/>
        </w:rPr>
        <w:t>S.J.Res</w:t>
      </w:r>
      <w:proofErr w:type="spellEnd"/>
      <w:r>
        <w:rPr>
          <w:rFonts w:ascii="Times New Roman" w:eastAsia="Times New Roman" w:hAnsi="Times New Roman" w:cs="Times New Roman"/>
          <w:color w:val="FF00FF"/>
          <w:sz w:val="24"/>
          <w:szCs w:val="24"/>
          <w:highlight w:val="white"/>
        </w:rPr>
        <w:t>. 28 would transfer jurisdiction over catfish back to the regulatory authority responsible for overseeing other types of seafood, the Food and Drug Administration (FDA), ending an unnecessary and duplicative program at the U.S. Departme</w:t>
      </w:r>
      <w:r>
        <w:rPr>
          <w:rFonts w:ascii="Times New Roman" w:eastAsia="Times New Roman" w:hAnsi="Times New Roman" w:cs="Times New Roman"/>
          <w:color w:val="FF00FF"/>
          <w:sz w:val="24"/>
          <w:szCs w:val="24"/>
          <w:highlight w:val="white"/>
        </w:rPr>
        <w:t xml:space="preserve">nt of Agriculture (USDA)," wrote the leaders. "The USDA catfish program was created when it was added to the 2008 Farm Bill behind closed doors. This catfish language was not in either the House or Senate Farm </w:t>
      </w:r>
      <w:proofErr w:type="gramStart"/>
      <w:r>
        <w:rPr>
          <w:rFonts w:ascii="Times New Roman" w:eastAsia="Times New Roman" w:hAnsi="Times New Roman" w:cs="Times New Roman"/>
          <w:color w:val="FF00FF"/>
          <w:sz w:val="24"/>
          <w:szCs w:val="24"/>
          <w:highlight w:val="white"/>
        </w:rPr>
        <w:t>Bill, and</w:t>
      </w:r>
      <w:proofErr w:type="gramEnd"/>
      <w:r>
        <w:rPr>
          <w:rFonts w:ascii="Times New Roman" w:eastAsia="Times New Roman" w:hAnsi="Times New Roman" w:cs="Times New Roman"/>
          <w:color w:val="FF00FF"/>
          <w:sz w:val="24"/>
          <w:szCs w:val="24"/>
          <w:highlight w:val="white"/>
        </w:rPr>
        <w:t xml:space="preserve"> was never subject to a hearing or pu</w:t>
      </w:r>
      <w:r>
        <w:rPr>
          <w:rFonts w:ascii="Times New Roman" w:eastAsia="Times New Roman" w:hAnsi="Times New Roman" w:cs="Times New Roman"/>
          <w:color w:val="FF00FF"/>
          <w:sz w:val="24"/>
          <w:szCs w:val="24"/>
          <w:highlight w:val="white"/>
        </w:rPr>
        <w:t>blic consideration, prior to the Farm Bill conferees adding the language. Quite simply, the House never supported the establishment of this program."</w:t>
      </w:r>
    </w:p>
    <w:p w14:paraId="5F561824" w14:textId="77777777" w:rsidR="007C6175" w:rsidRDefault="007C6175">
      <w:pPr>
        <w:spacing w:before="240" w:after="240" w:line="480" w:lineRule="auto"/>
        <w:rPr>
          <w:rFonts w:ascii="Times New Roman" w:eastAsia="Times New Roman" w:hAnsi="Times New Roman" w:cs="Times New Roman"/>
          <w:color w:val="FF00FF"/>
          <w:sz w:val="24"/>
          <w:szCs w:val="24"/>
          <w:highlight w:val="white"/>
        </w:rPr>
      </w:pPr>
    </w:p>
    <w:p w14:paraId="04E8FCEA" w14:textId="77777777" w:rsidR="007C6175" w:rsidRDefault="00875B97">
      <w:pPr>
        <w:spacing w:before="240" w:after="240" w:line="480" w:lineRule="auto"/>
        <w:rPr>
          <w:rFonts w:ascii="Times New Roman" w:eastAsia="Times New Roman" w:hAnsi="Times New Roman" w:cs="Times New Roman"/>
          <w:color w:val="FF00FF"/>
          <w:sz w:val="24"/>
          <w:szCs w:val="24"/>
          <w:highlight w:val="white"/>
        </w:rPr>
      </w:pPr>
      <w:r>
        <w:rPr>
          <w:rFonts w:ascii="Times New Roman" w:eastAsia="Times New Roman" w:hAnsi="Times New Roman" w:cs="Times New Roman"/>
          <w:color w:val="FF00FF"/>
          <w:sz w:val="24"/>
          <w:szCs w:val="24"/>
          <w:highlight w:val="white"/>
        </w:rPr>
        <w:t>The leaders continued, "There is no justifiable reason for USDA to oversee catfish, while FDA regulates a</w:t>
      </w:r>
      <w:r>
        <w:rPr>
          <w:rFonts w:ascii="Times New Roman" w:eastAsia="Times New Roman" w:hAnsi="Times New Roman" w:cs="Times New Roman"/>
          <w:color w:val="FF00FF"/>
          <w:sz w:val="24"/>
          <w:szCs w:val="24"/>
          <w:highlight w:val="white"/>
        </w:rPr>
        <w:t>ll other seafood. This leaves American seafood companies in the untenable and illogical position of accommodating two sets of federal inspectors overseeing the same facility: one set of inspectors for catfish and another for all other seafood. Both USDA an</w:t>
      </w:r>
      <w:r>
        <w:rPr>
          <w:rFonts w:ascii="Times New Roman" w:eastAsia="Times New Roman" w:hAnsi="Times New Roman" w:cs="Times New Roman"/>
          <w:color w:val="FF00FF"/>
          <w:sz w:val="24"/>
          <w:szCs w:val="24"/>
          <w:highlight w:val="white"/>
        </w:rPr>
        <w:t>d GAO agree that there is no food safety justification for this regulatory divide. ...Additionally, the USDA catfish program will cost American taxpayers an exorbitant amount, with nothing to show for it. According to GAO, the new USDA catfish program woul</w:t>
      </w:r>
      <w:r>
        <w:rPr>
          <w:rFonts w:ascii="Times New Roman" w:eastAsia="Times New Roman" w:hAnsi="Times New Roman" w:cs="Times New Roman"/>
          <w:color w:val="FF00FF"/>
          <w:sz w:val="24"/>
          <w:szCs w:val="24"/>
          <w:highlight w:val="white"/>
        </w:rPr>
        <w:t xml:space="preserve">d be 20 times more expensive than FDA's regulation of catfish and 'would likely not enhance the safety of catfish but would duplicate FDA and NMFS inspections at a cost to taxpayers.'" </w:t>
      </w:r>
    </w:p>
    <w:p w14:paraId="793B5CB2" w14:textId="77777777" w:rsidR="007C6175" w:rsidRDefault="00875B97">
      <w:pPr>
        <w:spacing w:line="480" w:lineRule="auto"/>
        <w:rPr>
          <w:rFonts w:ascii="Times New Roman" w:eastAsia="Times New Roman" w:hAnsi="Times New Roman" w:cs="Times New Roman"/>
          <w:color w:val="FF00FF"/>
          <w:sz w:val="24"/>
          <w:szCs w:val="24"/>
          <w:highlight w:val="white"/>
        </w:rPr>
      </w:pPr>
      <w:r>
        <w:rPr>
          <w:color w:val="3A3A3A"/>
          <w:sz w:val="24"/>
          <w:szCs w:val="24"/>
          <w:highlight w:val="white"/>
        </w:rPr>
        <w:lastRenderedPageBreak/>
        <w:t xml:space="preserve">USDA Stresses Flexibility </w:t>
      </w:r>
      <w:proofErr w:type="gramStart"/>
      <w:r>
        <w:rPr>
          <w:color w:val="3A3A3A"/>
          <w:sz w:val="24"/>
          <w:szCs w:val="24"/>
          <w:highlight w:val="white"/>
        </w:rPr>
        <w:t>In</w:t>
      </w:r>
      <w:proofErr w:type="gramEnd"/>
      <w:r>
        <w:rPr>
          <w:color w:val="3A3A3A"/>
          <w:sz w:val="24"/>
          <w:szCs w:val="24"/>
          <w:highlight w:val="white"/>
        </w:rPr>
        <w:t xml:space="preserve"> Catfish Rule During Trips To Vietnam, China. (2016). </w:t>
      </w:r>
      <w:r>
        <w:rPr>
          <w:i/>
          <w:color w:val="3A3A3A"/>
          <w:sz w:val="24"/>
          <w:szCs w:val="24"/>
          <w:highlight w:val="white"/>
        </w:rPr>
        <w:t>Inside US - China Trade</w:t>
      </w:r>
      <w:r>
        <w:rPr>
          <w:color w:val="3A3A3A"/>
          <w:sz w:val="24"/>
          <w:szCs w:val="24"/>
          <w:highlight w:val="white"/>
        </w:rPr>
        <w:t xml:space="preserve">, </w:t>
      </w:r>
      <w:r>
        <w:rPr>
          <w:i/>
          <w:color w:val="3A3A3A"/>
          <w:sz w:val="24"/>
          <w:szCs w:val="24"/>
          <w:highlight w:val="white"/>
        </w:rPr>
        <w:t>16</w:t>
      </w:r>
      <w:r>
        <w:rPr>
          <w:color w:val="3A3A3A"/>
          <w:sz w:val="24"/>
          <w:szCs w:val="24"/>
          <w:highlight w:val="white"/>
        </w:rPr>
        <w:t>(14).</w:t>
      </w:r>
      <w:r>
        <w:rPr>
          <w:rFonts w:ascii="Times New Roman" w:eastAsia="Times New Roman" w:hAnsi="Times New Roman" w:cs="Times New Roman"/>
          <w:color w:val="FF00FF"/>
          <w:sz w:val="24"/>
          <w:szCs w:val="24"/>
          <w:highlight w:val="white"/>
        </w:rPr>
        <w:t xml:space="preserve">        </w:t>
      </w:r>
    </w:p>
    <w:p w14:paraId="756001A3" w14:textId="77777777" w:rsidR="007C6175" w:rsidRDefault="00875B97">
      <w:pPr>
        <w:shd w:val="clear" w:color="auto" w:fill="FFFFFF"/>
        <w:spacing w:after="260" w:line="480" w:lineRule="auto"/>
        <w:rPr>
          <w:rFonts w:ascii="Roboto" w:eastAsia="Roboto" w:hAnsi="Roboto" w:cs="Roboto"/>
          <w:color w:val="E06666"/>
          <w:sz w:val="24"/>
          <w:szCs w:val="24"/>
          <w:highlight w:val="white"/>
        </w:rPr>
      </w:pPr>
      <w:r>
        <w:rPr>
          <w:rFonts w:ascii="Roboto" w:eastAsia="Roboto" w:hAnsi="Roboto" w:cs="Roboto"/>
          <w:color w:val="E06666"/>
          <w:sz w:val="24"/>
          <w:szCs w:val="24"/>
          <w:highlight w:val="white"/>
        </w:rPr>
        <w:t xml:space="preserve">March 31, 2016 Officials from the U.S. Department of Agriculture (USDA) during a trip to Vietnam and China last month drove home the </w:t>
      </w:r>
      <w:r>
        <w:rPr>
          <w:rFonts w:ascii="Roboto" w:eastAsia="Roboto" w:hAnsi="Roboto" w:cs="Roboto"/>
          <w:color w:val="E06666"/>
          <w:sz w:val="24"/>
          <w:szCs w:val="24"/>
          <w:highlight w:val="white"/>
        </w:rPr>
        <w:t>point that these countries will not necessarily see their catfish exports to the U.S. market cut off in September 2017 even if by that time their food safety regimes for catfish have not yet been found by USDA to be equivalent to the U.S. system.</w:t>
      </w:r>
    </w:p>
    <w:p w14:paraId="7F2BB67C" w14:textId="77777777" w:rsidR="007C6175" w:rsidRDefault="00875B97">
      <w:pPr>
        <w:shd w:val="clear" w:color="auto" w:fill="FFFFFF"/>
        <w:spacing w:after="260" w:line="480" w:lineRule="auto"/>
        <w:rPr>
          <w:rFonts w:ascii="Roboto" w:eastAsia="Roboto" w:hAnsi="Roboto" w:cs="Roboto"/>
          <w:color w:val="E06666"/>
          <w:sz w:val="24"/>
          <w:szCs w:val="24"/>
          <w:highlight w:val="white"/>
        </w:rPr>
      </w:pPr>
      <w:r>
        <w:rPr>
          <w:rFonts w:ascii="Roboto" w:eastAsia="Roboto" w:hAnsi="Roboto" w:cs="Roboto"/>
          <w:color w:val="E06666"/>
          <w:sz w:val="24"/>
          <w:szCs w:val="24"/>
          <w:highlight w:val="white"/>
        </w:rPr>
        <w:t>Specifica</w:t>
      </w:r>
      <w:r>
        <w:rPr>
          <w:rFonts w:ascii="Roboto" w:eastAsia="Roboto" w:hAnsi="Roboto" w:cs="Roboto"/>
          <w:color w:val="E06666"/>
          <w:sz w:val="24"/>
          <w:szCs w:val="24"/>
          <w:highlight w:val="white"/>
        </w:rPr>
        <w:t xml:space="preserve">lly, Vietnam and China could continue to export catfish to the U.S. beyond the Sept. 1, 2017 deadline </w:t>
      </w:r>
      <w:proofErr w:type="gramStart"/>
      <w:r>
        <w:rPr>
          <w:rFonts w:ascii="Roboto" w:eastAsia="Roboto" w:hAnsi="Roboto" w:cs="Roboto"/>
          <w:color w:val="E06666"/>
          <w:sz w:val="24"/>
          <w:szCs w:val="24"/>
          <w:highlight w:val="white"/>
        </w:rPr>
        <w:t>as long as</w:t>
      </w:r>
      <w:proofErr w:type="gramEnd"/>
      <w:r>
        <w:rPr>
          <w:rFonts w:ascii="Roboto" w:eastAsia="Roboto" w:hAnsi="Roboto" w:cs="Roboto"/>
          <w:color w:val="E06666"/>
          <w:sz w:val="24"/>
          <w:szCs w:val="24"/>
          <w:highlight w:val="white"/>
        </w:rPr>
        <w:t xml:space="preserve"> by that time they have submitted to USDA an application requesting the department conduct an equivalency evaluation, according to the new USDA </w:t>
      </w:r>
      <w:r>
        <w:rPr>
          <w:rFonts w:ascii="Roboto" w:eastAsia="Roboto" w:hAnsi="Roboto" w:cs="Roboto"/>
          <w:color w:val="E06666"/>
          <w:sz w:val="24"/>
          <w:szCs w:val="24"/>
          <w:highlight w:val="white"/>
        </w:rPr>
        <w:t>catfish inspection rule that went into effect on March 1. The application must also include a complete list of catfish slaughter and processing establishments that Vietnam and China want USDA to inspect.</w:t>
      </w:r>
    </w:p>
    <w:p w14:paraId="4B049F05" w14:textId="77777777" w:rsidR="007C6175" w:rsidRDefault="00875B97">
      <w:pPr>
        <w:shd w:val="clear" w:color="auto" w:fill="FFFFFF"/>
        <w:spacing w:after="260" w:line="480" w:lineRule="auto"/>
        <w:rPr>
          <w:rFonts w:ascii="Roboto" w:eastAsia="Roboto" w:hAnsi="Roboto" w:cs="Roboto"/>
          <w:color w:val="E06666"/>
          <w:sz w:val="24"/>
          <w:szCs w:val="24"/>
          <w:highlight w:val="white"/>
        </w:rPr>
      </w:pPr>
      <w:r>
        <w:rPr>
          <w:rFonts w:ascii="Roboto" w:eastAsia="Roboto" w:hAnsi="Roboto" w:cs="Roboto"/>
          <w:color w:val="E06666"/>
          <w:sz w:val="24"/>
          <w:szCs w:val="24"/>
          <w:highlight w:val="white"/>
        </w:rPr>
        <w:t>The process by which USDA determines equivalency inc</w:t>
      </w:r>
      <w:r>
        <w:rPr>
          <w:rFonts w:ascii="Roboto" w:eastAsia="Roboto" w:hAnsi="Roboto" w:cs="Roboto"/>
          <w:color w:val="E06666"/>
          <w:sz w:val="24"/>
          <w:szCs w:val="24"/>
          <w:highlight w:val="white"/>
        </w:rPr>
        <w:t xml:space="preserve">ludes on-site audits and can take up to several years, according to USDA. Imports would only be blocked if these countries fail to </w:t>
      </w:r>
      <w:proofErr w:type="gramStart"/>
      <w:r>
        <w:rPr>
          <w:rFonts w:ascii="Roboto" w:eastAsia="Roboto" w:hAnsi="Roboto" w:cs="Roboto"/>
          <w:color w:val="E06666"/>
          <w:sz w:val="24"/>
          <w:szCs w:val="24"/>
          <w:highlight w:val="white"/>
        </w:rPr>
        <w:t>submit an application</w:t>
      </w:r>
      <w:proofErr w:type="gramEnd"/>
      <w:r>
        <w:rPr>
          <w:rFonts w:ascii="Roboto" w:eastAsia="Roboto" w:hAnsi="Roboto" w:cs="Roboto"/>
          <w:color w:val="E06666"/>
          <w:sz w:val="24"/>
          <w:szCs w:val="24"/>
          <w:highlight w:val="white"/>
        </w:rPr>
        <w:t xml:space="preserve">, or if after submission of the application USDA's Food Safety and Inspection Service (FSIS) determines </w:t>
      </w:r>
      <w:r>
        <w:rPr>
          <w:rFonts w:ascii="Roboto" w:eastAsia="Roboto" w:hAnsi="Roboto" w:cs="Roboto"/>
          <w:color w:val="E06666"/>
          <w:sz w:val="24"/>
          <w:szCs w:val="24"/>
          <w:highlight w:val="white"/>
        </w:rPr>
        <w:t>that their food safety regimes for catfish are not equivalent to the U.S. system.</w:t>
      </w:r>
    </w:p>
    <w:p w14:paraId="0B5552EB" w14:textId="77777777" w:rsidR="007C6175" w:rsidRDefault="00875B97">
      <w:pPr>
        <w:shd w:val="clear" w:color="auto" w:fill="FFFFFF"/>
        <w:spacing w:after="260" w:line="480" w:lineRule="auto"/>
        <w:rPr>
          <w:rFonts w:ascii="Roboto" w:eastAsia="Roboto" w:hAnsi="Roboto" w:cs="Roboto"/>
          <w:color w:val="555555"/>
          <w:sz w:val="24"/>
          <w:szCs w:val="24"/>
          <w:highlight w:val="white"/>
        </w:rPr>
      </w:pPr>
      <w:r>
        <w:rPr>
          <w:rFonts w:ascii="Roboto" w:eastAsia="Roboto" w:hAnsi="Roboto" w:cs="Roboto"/>
          <w:color w:val="555555"/>
          <w:sz w:val="24"/>
          <w:szCs w:val="24"/>
          <w:highlight w:val="white"/>
        </w:rPr>
        <w:t xml:space="preserve">This same policy would apply to all foreign countries that export catfish to the U.S., many of whom like Vietnam had previously worried that their shipments would be cut </w:t>
      </w:r>
      <w:r>
        <w:rPr>
          <w:rFonts w:ascii="Roboto" w:eastAsia="Roboto" w:hAnsi="Roboto" w:cs="Roboto"/>
          <w:color w:val="555555"/>
          <w:sz w:val="24"/>
          <w:szCs w:val="24"/>
          <w:highlight w:val="white"/>
        </w:rPr>
        <w:lastRenderedPageBreak/>
        <w:t xml:space="preserve">off </w:t>
      </w:r>
      <w:r>
        <w:rPr>
          <w:rFonts w:ascii="Roboto" w:eastAsia="Roboto" w:hAnsi="Roboto" w:cs="Roboto"/>
          <w:color w:val="555555"/>
          <w:sz w:val="24"/>
          <w:szCs w:val="24"/>
          <w:highlight w:val="white"/>
        </w:rPr>
        <w:t>at the end of the rule's 18-month transition period if they had not earned an equivalency determination from FSIS by that time.</w:t>
      </w:r>
    </w:p>
    <w:p w14:paraId="635ABB83" w14:textId="77777777" w:rsidR="007C6175" w:rsidRDefault="00875B97">
      <w:pPr>
        <w:spacing w:line="480" w:lineRule="auto"/>
        <w:rPr>
          <w:rFonts w:ascii="Times New Roman" w:eastAsia="Times New Roman" w:hAnsi="Times New Roman" w:cs="Times New Roman"/>
          <w:color w:val="E06666"/>
          <w:sz w:val="24"/>
          <w:szCs w:val="24"/>
          <w:highlight w:val="white"/>
        </w:rPr>
      </w:pPr>
      <w:r>
        <w:rPr>
          <w:color w:val="3A3A3A"/>
          <w:sz w:val="24"/>
          <w:szCs w:val="24"/>
          <w:highlight w:val="white"/>
        </w:rPr>
        <w:t xml:space="preserve">Food Safety News: Three countries with 30 foreign catfish producers want access to U.S. market. (2018). In </w:t>
      </w:r>
      <w:proofErr w:type="spellStart"/>
      <w:r>
        <w:rPr>
          <w:i/>
          <w:color w:val="3A3A3A"/>
          <w:sz w:val="24"/>
          <w:szCs w:val="24"/>
          <w:highlight w:val="white"/>
        </w:rPr>
        <w:t>Newstex</w:t>
      </w:r>
      <w:proofErr w:type="spellEnd"/>
      <w:r>
        <w:rPr>
          <w:i/>
          <w:color w:val="3A3A3A"/>
          <w:sz w:val="24"/>
          <w:szCs w:val="24"/>
          <w:highlight w:val="white"/>
        </w:rPr>
        <w:t xml:space="preserve"> Trade &amp; Indus</w:t>
      </w:r>
      <w:r>
        <w:rPr>
          <w:i/>
          <w:color w:val="3A3A3A"/>
          <w:sz w:val="24"/>
          <w:szCs w:val="24"/>
          <w:highlight w:val="white"/>
        </w:rPr>
        <w:t>try Blogs</w:t>
      </w:r>
      <w:r>
        <w:rPr>
          <w:color w:val="3A3A3A"/>
          <w:sz w:val="24"/>
          <w:szCs w:val="24"/>
          <w:highlight w:val="white"/>
        </w:rPr>
        <w:t xml:space="preserve">. </w:t>
      </w:r>
      <w:proofErr w:type="spellStart"/>
      <w:r>
        <w:rPr>
          <w:color w:val="3A3A3A"/>
          <w:sz w:val="24"/>
          <w:szCs w:val="24"/>
          <w:highlight w:val="white"/>
        </w:rPr>
        <w:t>Newstex</w:t>
      </w:r>
      <w:proofErr w:type="spellEnd"/>
      <w:r>
        <w:rPr>
          <w:color w:val="3A3A3A"/>
          <w:sz w:val="24"/>
          <w:szCs w:val="24"/>
          <w:highlight w:val="white"/>
        </w:rPr>
        <w:t>.</w:t>
      </w:r>
    </w:p>
    <w:p w14:paraId="2AD88EFF" w14:textId="77777777" w:rsidR="007C6175" w:rsidRDefault="00875B97">
      <w:pPr>
        <w:spacing w:line="480" w:lineRule="auto"/>
        <w:rPr>
          <w:rFonts w:ascii="Roboto" w:eastAsia="Roboto" w:hAnsi="Roboto" w:cs="Roboto"/>
          <w:color w:val="3D85C6"/>
          <w:sz w:val="24"/>
          <w:szCs w:val="24"/>
          <w:highlight w:val="white"/>
        </w:rPr>
      </w:pPr>
      <w:r>
        <w:rPr>
          <w:rFonts w:ascii="Roboto" w:eastAsia="Roboto" w:hAnsi="Roboto" w:cs="Roboto"/>
          <w:color w:val="3D85C6"/>
          <w:sz w:val="24"/>
          <w:szCs w:val="24"/>
          <w:highlight w:val="white"/>
        </w:rPr>
        <w:t>FSIS began regulating catfish on Dec. 2, 2015, under a transition period that lasted 18months for both domestic and foreign producers. Foreign catfish exporters were required until Sept. 1, 2017, to submit documentation, and comply with</w:t>
      </w:r>
      <w:r>
        <w:rPr>
          <w:rFonts w:ascii="Roboto" w:eastAsia="Roboto" w:hAnsi="Roboto" w:cs="Roboto"/>
          <w:color w:val="3D85C6"/>
          <w:sz w:val="24"/>
          <w:szCs w:val="24"/>
          <w:highlight w:val="white"/>
        </w:rPr>
        <w:t xml:space="preserve"> Hazard Analysis and Critical Control Point (HACCP) requirements and FDA's good manufacturing practices.</w:t>
      </w:r>
    </w:p>
    <w:p w14:paraId="50F29085" w14:textId="77777777" w:rsidR="007C6175" w:rsidRDefault="00875B97">
      <w:pPr>
        <w:shd w:val="clear" w:color="auto" w:fill="FFFFFF"/>
        <w:spacing w:after="260" w:line="480" w:lineRule="auto"/>
        <w:rPr>
          <w:rFonts w:ascii="Roboto" w:eastAsia="Roboto" w:hAnsi="Roboto" w:cs="Roboto"/>
          <w:color w:val="3C78D8"/>
          <w:sz w:val="24"/>
          <w:szCs w:val="24"/>
          <w:highlight w:val="white"/>
        </w:rPr>
      </w:pPr>
      <w:r>
        <w:rPr>
          <w:rFonts w:ascii="Roboto" w:eastAsia="Roboto" w:hAnsi="Roboto" w:cs="Roboto"/>
          <w:color w:val="3C78D8"/>
          <w:sz w:val="24"/>
          <w:szCs w:val="24"/>
          <w:highlight w:val="white"/>
        </w:rPr>
        <w:t>Foreign counties who wanted to export catfish to the U.S. after Sept. 1, 2017, were required to submit equivalence documentation. FSIS has permitted the three counties to continue to export catfish to the U.S. while they went through the equivalence proces</w:t>
      </w:r>
      <w:r>
        <w:rPr>
          <w:rFonts w:ascii="Roboto" w:eastAsia="Roboto" w:hAnsi="Roboto" w:cs="Roboto"/>
          <w:color w:val="3C78D8"/>
          <w:sz w:val="24"/>
          <w:szCs w:val="24"/>
          <w:highlight w:val="white"/>
        </w:rPr>
        <w:t>s.</w:t>
      </w:r>
    </w:p>
    <w:p w14:paraId="049F2DE3" w14:textId="77777777" w:rsidR="007C6175" w:rsidRDefault="00875B97">
      <w:pPr>
        <w:shd w:val="clear" w:color="auto" w:fill="FFFFFF"/>
        <w:spacing w:after="260" w:line="480" w:lineRule="auto"/>
        <w:rPr>
          <w:rFonts w:ascii="Roboto" w:eastAsia="Roboto" w:hAnsi="Roboto" w:cs="Roboto"/>
          <w:color w:val="3C78D8"/>
          <w:sz w:val="24"/>
          <w:szCs w:val="24"/>
          <w:highlight w:val="white"/>
        </w:rPr>
      </w:pPr>
      <w:r>
        <w:rPr>
          <w:rFonts w:ascii="Roboto" w:eastAsia="Roboto" w:hAnsi="Roboto" w:cs="Roboto"/>
          <w:color w:val="3C78D8"/>
          <w:sz w:val="24"/>
          <w:szCs w:val="24"/>
          <w:highlight w:val="white"/>
        </w:rPr>
        <w:t xml:space="preserve">A final decision to make China, </w:t>
      </w:r>
      <w:proofErr w:type="gramStart"/>
      <w:r>
        <w:rPr>
          <w:rFonts w:ascii="Roboto" w:eastAsia="Roboto" w:hAnsi="Roboto" w:cs="Roboto"/>
          <w:color w:val="3C78D8"/>
          <w:sz w:val="24"/>
          <w:szCs w:val="24"/>
          <w:highlight w:val="white"/>
        </w:rPr>
        <w:t>Vietnam</w:t>
      </w:r>
      <w:proofErr w:type="gramEnd"/>
      <w:r>
        <w:rPr>
          <w:rFonts w:ascii="Roboto" w:eastAsia="Roboto" w:hAnsi="Roboto" w:cs="Roboto"/>
          <w:color w:val="3C78D8"/>
          <w:sz w:val="24"/>
          <w:szCs w:val="24"/>
          <w:highlight w:val="white"/>
        </w:rPr>
        <w:t xml:space="preserve"> and Thailand eligible to export raw </w:t>
      </w:r>
      <w:proofErr w:type="spellStart"/>
      <w:r>
        <w:rPr>
          <w:rFonts w:ascii="Roboto" w:eastAsia="Roboto" w:hAnsi="Roboto" w:cs="Roboto"/>
          <w:color w:val="3C78D8"/>
          <w:sz w:val="24"/>
          <w:szCs w:val="24"/>
          <w:highlight w:val="white"/>
        </w:rPr>
        <w:t>Siluriformes</w:t>
      </w:r>
      <w:proofErr w:type="spellEnd"/>
      <w:r>
        <w:rPr>
          <w:rFonts w:ascii="Roboto" w:eastAsia="Roboto" w:hAnsi="Roboto" w:cs="Roboto"/>
          <w:color w:val="3C78D8"/>
          <w:sz w:val="24"/>
          <w:szCs w:val="24"/>
          <w:highlight w:val="white"/>
        </w:rPr>
        <w:t xml:space="preserve"> fish to the U.S. will at the outset mean opening the American market to 30 foreign catfish processors. China expects 14 of its establishments will be eligible, Viet</w:t>
      </w:r>
      <w:r>
        <w:rPr>
          <w:rFonts w:ascii="Roboto" w:eastAsia="Roboto" w:hAnsi="Roboto" w:cs="Roboto"/>
          <w:color w:val="3C78D8"/>
          <w:sz w:val="24"/>
          <w:szCs w:val="24"/>
          <w:highlight w:val="white"/>
        </w:rPr>
        <w:t>nam plans on 13, and Thailand expects three. Comments are being accepted until Oc.t 19.</w:t>
      </w:r>
    </w:p>
    <w:p w14:paraId="69B022B2" w14:textId="77777777" w:rsidR="007C6175" w:rsidRDefault="007C6175">
      <w:pPr>
        <w:spacing w:line="480" w:lineRule="auto"/>
        <w:rPr>
          <w:rFonts w:ascii="Roboto" w:eastAsia="Roboto" w:hAnsi="Roboto" w:cs="Roboto"/>
          <w:color w:val="3D85C6"/>
          <w:sz w:val="24"/>
          <w:szCs w:val="24"/>
          <w:highlight w:val="white"/>
        </w:rPr>
      </w:pPr>
    </w:p>
    <w:p w14:paraId="25300093" w14:textId="77777777" w:rsidR="007C6175" w:rsidRDefault="00875B97">
      <w:pPr>
        <w:spacing w:line="480" w:lineRule="auto"/>
        <w:rPr>
          <w:rFonts w:ascii="Times New Roman" w:eastAsia="Times New Roman" w:hAnsi="Times New Roman" w:cs="Times New Roman"/>
          <w:color w:val="FF00FF"/>
          <w:sz w:val="24"/>
          <w:szCs w:val="24"/>
          <w:highlight w:val="white"/>
        </w:rPr>
      </w:pPr>
      <w:r>
        <w:rPr>
          <w:rFonts w:ascii="Times New Roman" w:eastAsia="Times New Roman" w:hAnsi="Times New Roman" w:cs="Times New Roman"/>
          <w:color w:val="FF00FF"/>
          <w:sz w:val="24"/>
          <w:szCs w:val="24"/>
          <w:highlight w:val="white"/>
        </w:rPr>
        <w:t xml:space="preserve">                             </w:t>
      </w:r>
    </w:p>
    <w:p w14:paraId="3D92CF2F" w14:textId="77777777" w:rsidR="007C6175" w:rsidRDefault="00875B97">
      <w:pPr>
        <w:spacing w:line="480" w:lineRule="auto"/>
        <w:rPr>
          <w:rFonts w:ascii="Times New Roman" w:eastAsia="Times New Roman" w:hAnsi="Times New Roman" w:cs="Times New Roman"/>
          <w:b/>
          <w:color w:val="222222"/>
          <w:sz w:val="24"/>
          <w:szCs w:val="24"/>
          <w:highlight w:val="white"/>
        </w:rPr>
      </w:pPr>
      <w:r>
        <w:rPr>
          <w:rFonts w:ascii="Times New Roman" w:eastAsia="Times New Roman" w:hAnsi="Times New Roman" w:cs="Times New Roman"/>
          <w:b/>
          <w:color w:val="222222"/>
          <w:sz w:val="24"/>
          <w:szCs w:val="24"/>
          <w:highlight w:val="white"/>
        </w:rPr>
        <w:t>Vietnam Earned Equivalence in 2018</w:t>
      </w:r>
    </w:p>
    <w:p w14:paraId="4423185D" w14:textId="77777777" w:rsidR="007C6175" w:rsidRDefault="00875B97">
      <w:pPr>
        <w:pBdr>
          <w:top w:val="nil"/>
          <w:left w:val="nil"/>
          <w:bottom w:val="nil"/>
          <w:right w:val="nil"/>
          <w:between w:val="nil"/>
        </w:pBdr>
        <w:shd w:val="clear" w:color="auto" w:fill="FFFFFF"/>
        <w:spacing w:before="120" w:line="480" w:lineRule="auto"/>
        <w:rPr>
          <w:rFonts w:ascii="Times New Roman" w:eastAsia="Times New Roman" w:hAnsi="Times New Roman" w:cs="Times New Roman"/>
          <w:b/>
          <w:color w:val="222222"/>
          <w:sz w:val="24"/>
          <w:szCs w:val="24"/>
        </w:rPr>
      </w:pPr>
      <w:r>
        <w:rPr>
          <w:rFonts w:ascii="Times New Roman" w:eastAsia="Times New Roman" w:hAnsi="Times New Roman" w:cs="Times New Roman"/>
          <w:color w:val="222222"/>
          <w:sz w:val="24"/>
          <w:szCs w:val="24"/>
          <w:highlight w:val="white"/>
        </w:rPr>
        <w:lastRenderedPageBreak/>
        <w:t xml:space="preserve">Vietnam has been allowed to export </w:t>
      </w:r>
      <w:proofErr w:type="spellStart"/>
      <w:r>
        <w:rPr>
          <w:rFonts w:ascii="Times New Roman" w:eastAsia="Times New Roman" w:hAnsi="Times New Roman" w:cs="Times New Roman"/>
          <w:color w:val="222222"/>
          <w:sz w:val="24"/>
          <w:szCs w:val="24"/>
          <w:highlight w:val="white"/>
        </w:rPr>
        <w:t>Siluriformes</w:t>
      </w:r>
      <w:proofErr w:type="spellEnd"/>
      <w:r>
        <w:rPr>
          <w:rFonts w:ascii="Times New Roman" w:eastAsia="Times New Roman" w:hAnsi="Times New Roman" w:cs="Times New Roman"/>
          <w:color w:val="222222"/>
          <w:sz w:val="24"/>
          <w:szCs w:val="24"/>
          <w:highlight w:val="white"/>
        </w:rPr>
        <w:t xml:space="preserve"> fish and fish products to the United States under the </w:t>
      </w:r>
      <w:r>
        <w:rPr>
          <w:rFonts w:ascii="Times New Roman" w:eastAsia="Times New Roman" w:hAnsi="Times New Roman" w:cs="Times New Roman"/>
          <w:color w:val="222222"/>
          <w:sz w:val="24"/>
          <w:szCs w:val="24"/>
          <w:highlight w:val="white"/>
        </w:rPr>
        <w:t>conditions described in the proposed rule (</w:t>
      </w:r>
      <w:hyperlink r:id="rId14">
        <w:r>
          <w:rPr>
            <w:rFonts w:ascii="Times New Roman" w:eastAsia="Times New Roman" w:hAnsi="Times New Roman" w:cs="Times New Roman"/>
            <w:color w:val="222222"/>
            <w:sz w:val="24"/>
            <w:szCs w:val="24"/>
            <w:highlight w:val="white"/>
          </w:rPr>
          <w:t>83 FR 47528</w:t>
        </w:r>
      </w:hyperlink>
      <w:r>
        <w:rPr>
          <w:rFonts w:ascii="Times New Roman" w:eastAsia="Times New Roman" w:hAnsi="Times New Roman" w:cs="Times New Roman"/>
          <w:color w:val="222222"/>
          <w:sz w:val="24"/>
          <w:szCs w:val="24"/>
          <w:highlight w:val="white"/>
          <w:vertAlign w:val="superscript"/>
        </w:rPr>
        <w:footnoteReference w:id="10"/>
      </w:r>
      <w:r>
        <w:rPr>
          <w:rFonts w:ascii="Times New Roman" w:eastAsia="Times New Roman" w:hAnsi="Times New Roman" w:cs="Times New Roman"/>
          <w:color w:val="222222"/>
          <w:sz w:val="24"/>
          <w:szCs w:val="24"/>
          <w:highlight w:val="white"/>
        </w:rPr>
        <w:t xml:space="preserve">). On November 5, 2018, FSIS published a final rule to list Vietnam in the regulations as eligible to export </w:t>
      </w:r>
      <w:proofErr w:type="spellStart"/>
      <w:r>
        <w:rPr>
          <w:rFonts w:ascii="Times New Roman" w:eastAsia="Times New Roman" w:hAnsi="Times New Roman" w:cs="Times New Roman"/>
          <w:color w:val="222222"/>
          <w:sz w:val="24"/>
          <w:szCs w:val="24"/>
          <w:highlight w:val="white"/>
        </w:rPr>
        <w:t>Siluriformes</w:t>
      </w:r>
      <w:proofErr w:type="spellEnd"/>
      <w:r>
        <w:rPr>
          <w:rFonts w:ascii="Times New Roman" w:eastAsia="Times New Roman" w:hAnsi="Times New Roman" w:cs="Times New Roman"/>
          <w:color w:val="222222"/>
          <w:sz w:val="24"/>
          <w:szCs w:val="24"/>
          <w:highlight w:val="white"/>
        </w:rPr>
        <w:t xml:space="preserve"> fish and fish products to the United States</w:t>
      </w:r>
      <w:r>
        <w:rPr>
          <w:rFonts w:ascii="Times New Roman" w:eastAsia="Times New Roman" w:hAnsi="Times New Roman" w:cs="Times New Roman"/>
          <w:color w:val="222222"/>
          <w:sz w:val="24"/>
          <w:szCs w:val="24"/>
          <w:highlight w:val="white"/>
          <w:vertAlign w:val="superscript"/>
        </w:rPr>
        <w:footnoteReference w:id="11"/>
      </w:r>
      <w:r>
        <w:rPr>
          <w:rFonts w:ascii="Times New Roman" w:eastAsia="Times New Roman" w:hAnsi="Times New Roman" w:cs="Times New Roman"/>
          <w:color w:val="222222"/>
          <w:sz w:val="24"/>
          <w:szCs w:val="24"/>
          <w:highlight w:val="white"/>
        </w:rPr>
        <w:t>.</w:t>
      </w:r>
    </w:p>
    <w:p w14:paraId="116A7CE8" w14:textId="77777777" w:rsidR="007C6175" w:rsidRDefault="007C6175">
      <w:pPr>
        <w:pBdr>
          <w:top w:val="nil"/>
          <w:left w:val="nil"/>
          <w:bottom w:val="nil"/>
          <w:right w:val="nil"/>
          <w:between w:val="nil"/>
        </w:pBdr>
        <w:shd w:val="clear" w:color="auto" w:fill="FFFFFF"/>
        <w:spacing w:before="120" w:line="480" w:lineRule="auto"/>
        <w:rPr>
          <w:b/>
          <w:color w:val="3A3A3A"/>
          <w:sz w:val="24"/>
          <w:szCs w:val="24"/>
          <w:highlight w:val="white"/>
        </w:rPr>
      </w:pPr>
    </w:p>
    <w:p w14:paraId="3D4690F2" w14:textId="77777777" w:rsidR="007C6175" w:rsidRDefault="00875B97">
      <w:pPr>
        <w:pBdr>
          <w:top w:val="nil"/>
          <w:left w:val="nil"/>
          <w:bottom w:val="nil"/>
          <w:right w:val="nil"/>
          <w:between w:val="nil"/>
        </w:pBdr>
        <w:shd w:val="clear" w:color="auto" w:fill="FFFFFF"/>
        <w:spacing w:before="120" w:line="480" w:lineRule="auto"/>
        <w:rPr>
          <w:b/>
          <w:color w:val="3A3A3A"/>
          <w:sz w:val="24"/>
          <w:szCs w:val="24"/>
          <w:highlight w:val="white"/>
        </w:rPr>
      </w:pPr>
      <w:r>
        <w:rPr>
          <w:b/>
          <w:color w:val="3A3A3A"/>
          <w:sz w:val="24"/>
          <w:szCs w:val="24"/>
          <w:highlight w:val="white"/>
        </w:rPr>
        <w:t xml:space="preserve">Flynn, D. (2018). Thailand’s catfish inspections found to be equivalent to U.S. In </w:t>
      </w:r>
      <w:r>
        <w:rPr>
          <w:b/>
          <w:i/>
          <w:color w:val="3A3A3A"/>
          <w:sz w:val="24"/>
          <w:szCs w:val="24"/>
          <w:highlight w:val="white"/>
        </w:rPr>
        <w:t>Food Safety News [BLOG]</w:t>
      </w:r>
      <w:r>
        <w:rPr>
          <w:b/>
          <w:color w:val="3A3A3A"/>
          <w:sz w:val="24"/>
          <w:szCs w:val="24"/>
          <w:highlight w:val="white"/>
        </w:rPr>
        <w:t xml:space="preserve">. </w:t>
      </w:r>
      <w:proofErr w:type="spellStart"/>
      <w:r>
        <w:rPr>
          <w:b/>
          <w:color w:val="3A3A3A"/>
          <w:sz w:val="24"/>
          <w:szCs w:val="24"/>
          <w:highlight w:val="white"/>
        </w:rPr>
        <w:t>Newstex</w:t>
      </w:r>
      <w:proofErr w:type="spellEnd"/>
      <w:r>
        <w:rPr>
          <w:b/>
          <w:color w:val="3A3A3A"/>
          <w:sz w:val="24"/>
          <w:szCs w:val="24"/>
          <w:highlight w:val="white"/>
        </w:rPr>
        <w:t>.</w:t>
      </w:r>
    </w:p>
    <w:p w14:paraId="57336463" w14:textId="77777777" w:rsidR="007C6175" w:rsidRDefault="00875B97">
      <w:pPr>
        <w:pBdr>
          <w:top w:val="nil"/>
          <w:left w:val="nil"/>
          <w:bottom w:val="nil"/>
          <w:right w:val="nil"/>
          <w:between w:val="nil"/>
        </w:pBdr>
        <w:shd w:val="clear" w:color="auto" w:fill="FFFFFF"/>
        <w:spacing w:before="120" w:line="480" w:lineRule="auto"/>
        <w:rPr>
          <w:rFonts w:ascii="Roboto" w:eastAsia="Roboto" w:hAnsi="Roboto" w:cs="Roboto"/>
          <w:b/>
          <w:color w:val="555555"/>
          <w:sz w:val="24"/>
          <w:szCs w:val="24"/>
          <w:highlight w:val="white"/>
        </w:rPr>
      </w:pPr>
      <w:r>
        <w:rPr>
          <w:rFonts w:ascii="Roboto" w:eastAsia="Roboto" w:hAnsi="Roboto" w:cs="Roboto"/>
          <w:b/>
          <w:color w:val="555555"/>
          <w:sz w:val="24"/>
          <w:szCs w:val="24"/>
          <w:highlight w:val="white"/>
        </w:rPr>
        <w:t xml:space="preserve">The U.S. Department of Agriculture has found Thailand’s food safety inspection system for fish of the order </w:t>
      </w:r>
      <w:proofErr w:type="spellStart"/>
      <w:r>
        <w:rPr>
          <w:rFonts w:ascii="Roboto" w:eastAsia="Roboto" w:hAnsi="Roboto" w:cs="Roboto"/>
          <w:b/>
          <w:color w:val="555555"/>
          <w:sz w:val="24"/>
          <w:szCs w:val="24"/>
          <w:highlight w:val="white"/>
        </w:rPr>
        <w:t>Siluriformes</w:t>
      </w:r>
      <w:proofErr w:type="spellEnd"/>
      <w:r>
        <w:rPr>
          <w:rFonts w:ascii="Roboto" w:eastAsia="Roboto" w:hAnsi="Roboto" w:cs="Roboto"/>
          <w:b/>
          <w:color w:val="555555"/>
          <w:sz w:val="24"/>
          <w:szCs w:val="24"/>
          <w:highlight w:val="white"/>
        </w:rPr>
        <w:t xml:space="preserve"> (catfish) to be eq</w:t>
      </w:r>
      <w:r>
        <w:rPr>
          <w:rFonts w:ascii="Roboto" w:eastAsia="Roboto" w:hAnsi="Roboto" w:cs="Roboto"/>
          <w:b/>
          <w:color w:val="555555"/>
          <w:sz w:val="24"/>
          <w:szCs w:val="24"/>
          <w:highlight w:val="white"/>
        </w:rPr>
        <w:t>uivalent to that of the United States. Thailand joins China and Vietnam in achieving equivalency status for catfish. Another dozen or more countries also export catfish to the U.S. by providing additional information for each shipment.</w:t>
      </w:r>
    </w:p>
    <w:p w14:paraId="699F06F3" w14:textId="77777777" w:rsidR="007C6175" w:rsidRDefault="007C6175">
      <w:pPr>
        <w:shd w:val="clear" w:color="auto" w:fill="FFFFFF"/>
        <w:spacing w:after="260" w:line="480" w:lineRule="auto"/>
        <w:rPr>
          <w:rFonts w:ascii="Roboto" w:eastAsia="Roboto" w:hAnsi="Roboto" w:cs="Roboto"/>
          <w:b/>
          <w:color w:val="555555"/>
          <w:sz w:val="24"/>
          <w:szCs w:val="24"/>
          <w:highlight w:val="white"/>
        </w:rPr>
      </w:pPr>
    </w:p>
    <w:p w14:paraId="14DA8214" w14:textId="77777777" w:rsidR="007C6175" w:rsidRDefault="00875B97">
      <w:pPr>
        <w:shd w:val="clear" w:color="auto" w:fill="FFFFFF"/>
        <w:spacing w:after="260" w:line="480" w:lineRule="auto"/>
        <w:rPr>
          <w:rFonts w:ascii="Roboto" w:eastAsia="Roboto" w:hAnsi="Roboto" w:cs="Roboto"/>
          <w:b/>
          <w:color w:val="555555"/>
          <w:sz w:val="24"/>
          <w:szCs w:val="24"/>
          <w:highlight w:val="white"/>
        </w:rPr>
      </w:pPr>
      <w:r>
        <w:rPr>
          <w:rFonts w:ascii="Roboto" w:eastAsia="Roboto" w:hAnsi="Roboto" w:cs="Roboto"/>
          <w:b/>
          <w:color w:val="555555"/>
          <w:sz w:val="24"/>
          <w:szCs w:val="24"/>
          <w:highlight w:val="white"/>
        </w:rPr>
        <w:t>From March 1, 2016,</w:t>
      </w:r>
      <w:r>
        <w:rPr>
          <w:rFonts w:ascii="Roboto" w:eastAsia="Roboto" w:hAnsi="Roboto" w:cs="Roboto"/>
          <w:b/>
          <w:color w:val="555555"/>
          <w:sz w:val="24"/>
          <w:szCs w:val="24"/>
          <w:highlight w:val="white"/>
        </w:rPr>
        <w:t xml:space="preserve"> to December 31, 2017, FSIS import inspectors performed 100 percent re-inspection for labeling and certification on 48,424 pounds of raw intact </w:t>
      </w:r>
      <w:proofErr w:type="spellStart"/>
      <w:r>
        <w:rPr>
          <w:rFonts w:ascii="Roboto" w:eastAsia="Roboto" w:hAnsi="Roboto" w:cs="Roboto"/>
          <w:b/>
          <w:color w:val="555555"/>
          <w:sz w:val="24"/>
          <w:szCs w:val="24"/>
          <w:highlight w:val="white"/>
        </w:rPr>
        <w:t>Siluriformes</w:t>
      </w:r>
      <w:proofErr w:type="spellEnd"/>
      <w:r>
        <w:rPr>
          <w:rFonts w:ascii="Roboto" w:eastAsia="Roboto" w:hAnsi="Roboto" w:cs="Roboto"/>
          <w:b/>
          <w:color w:val="555555"/>
          <w:sz w:val="24"/>
          <w:szCs w:val="24"/>
          <w:highlight w:val="white"/>
        </w:rPr>
        <w:t xml:space="preserve"> fish products exported by Thailand to the USA.  FSIS also completed re-inspection for additional ty</w:t>
      </w:r>
      <w:r>
        <w:rPr>
          <w:rFonts w:ascii="Roboto" w:eastAsia="Roboto" w:hAnsi="Roboto" w:cs="Roboto"/>
          <w:b/>
          <w:color w:val="555555"/>
          <w:sz w:val="24"/>
          <w:szCs w:val="24"/>
          <w:highlight w:val="white"/>
        </w:rPr>
        <w:t>pes of inspection, including testing for chemical residues and refused 2,337 pounds because of public health reasons related to the presence of furazolidone in the product.</w:t>
      </w:r>
    </w:p>
    <w:p w14:paraId="1DBCFF07" w14:textId="77777777" w:rsidR="007C6175" w:rsidRDefault="007C6175">
      <w:pPr>
        <w:shd w:val="clear" w:color="auto" w:fill="FFFFFF"/>
        <w:spacing w:before="120" w:line="480" w:lineRule="auto"/>
        <w:rPr>
          <w:rFonts w:ascii="Roboto" w:eastAsia="Roboto" w:hAnsi="Roboto" w:cs="Roboto"/>
          <w:b/>
          <w:color w:val="555555"/>
          <w:sz w:val="24"/>
          <w:szCs w:val="24"/>
          <w:highlight w:val="white"/>
        </w:rPr>
      </w:pPr>
    </w:p>
    <w:p w14:paraId="76906723" w14:textId="77777777" w:rsidR="007C6175" w:rsidRDefault="007C6175">
      <w:pPr>
        <w:pBdr>
          <w:top w:val="nil"/>
          <w:left w:val="nil"/>
          <w:bottom w:val="nil"/>
          <w:right w:val="nil"/>
          <w:between w:val="nil"/>
        </w:pBdr>
        <w:shd w:val="clear" w:color="auto" w:fill="FFFFFF"/>
        <w:spacing w:before="120" w:line="480" w:lineRule="auto"/>
        <w:rPr>
          <w:rFonts w:ascii="Roboto" w:eastAsia="Roboto" w:hAnsi="Roboto" w:cs="Roboto"/>
          <w:b/>
          <w:color w:val="555555"/>
          <w:sz w:val="24"/>
          <w:szCs w:val="24"/>
          <w:highlight w:val="white"/>
        </w:rPr>
      </w:pPr>
    </w:p>
    <w:p w14:paraId="1CD1A161" w14:textId="77777777" w:rsidR="007C6175" w:rsidRDefault="00875B97">
      <w:pPr>
        <w:shd w:val="clear" w:color="auto" w:fill="FFFFFF"/>
        <w:spacing w:after="260" w:line="480" w:lineRule="auto"/>
        <w:rPr>
          <w:rFonts w:ascii="Roboto" w:eastAsia="Roboto" w:hAnsi="Roboto" w:cs="Roboto"/>
          <w:b/>
          <w:color w:val="555555"/>
          <w:sz w:val="24"/>
          <w:szCs w:val="24"/>
          <w:highlight w:val="white"/>
        </w:rPr>
      </w:pPr>
      <w:r>
        <w:rPr>
          <w:rFonts w:ascii="Roboto" w:eastAsia="Roboto" w:hAnsi="Roboto" w:cs="Roboto"/>
          <w:b/>
          <w:color w:val="555555"/>
          <w:sz w:val="24"/>
          <w:szCs w:val="24"/>
          <w:highlight w:val="white"/>
        </w:rPr>
        <w:t>The equivalence finding means Thailand will likely export more catfish to the Uni</w:t>
      </w:r>
      <w:r>
        <w:rPr>
          <w:rFonts w:ascii="Roboto" w:eastAsia="Roboto" w:hAnsi="Roboto" w:cs="Roboto"/>
          <w:b/>
          <w:color w:val="555555"/>
          <w:sz w:val="24"/>
          <w:szCs w:val="24"/>
          <w:highlight w:val="white"/>
        </w:rPr>
        <w:t xml:space="preserve">ted States under fewer restrictions. FSIS auditors visited Thailand from May 7-11 this year and returned for follow-up work Aug. 27-31. Thailand’s governing authority for regulating </w:t>
      </w:r>
      <w:proofErr w:type="spellStart"/>
      <w:r>
        <w:rPr>
          <w:rFonts w:ascii="Roboto" w:eastAsia="Roboto" w:hAnsi="Roboto" w:cs="Roboto"/>
          <w:b/>
          <w:color w:val="555555"/>
          <w:sz w:val="24"/>
          <w:szCs w:val="24"/>
          <w:highlight w:val="white"/>
        </w:rPr>
        <w:t>Siluriformes</w:t>
      </w:r>
      <w:proofErr w:type="spellEnd"/>
      <w:r>
        <w:rPr>
          <w:rFonts w:ascii="Roboto" w:eastAsia="Roboto" w:hAnsi="Roboto" w:cs="Roboto"/>
          <w:b/>
          <w:color w:val="555555"/>
          <w:sz w:val="24"/>
          <w:szCs w:val="24"/>
          <w:highlight w:val="white"/>
        </w:rPr>
        <w:t xml:space="preserve"> is the Department of Fisheries (DOF).</w:t>
      </w:r>
    </w:p>
    <w:p w14:paraId="3128BCDD" w14:textId="77777777" w:rsidR="007C6175" w:rsidRDefault="007C6175">
      <w:pPr>
        <w:shd w:val="clear" w:color="auto" w:fill="FFFFFF"/>
        <w:spacing w:before="120" w:line="480" w:lineRule="auto"/>
        <w:rPr>
          <w:b/>
          <w:color w:val="1155CC"/>
          <w:sz w:val="24"/>
          <w:szCs w:val="24"/>
          <w:highlight w:val="white"/>
        </w:rPr>
      </w:pPr>
    </w:p>
    <w:p w14:paraId="02E22DBA" w14:textId="77777777" w:rsidR="007C6175" w:rsidRDefault="007C6175">
      <w:pPr>
        <w:pBdr>
          <w:top w:val="nil"/>
          <w:left w:val="nil"/>
          <w:bottom w:val="nil"/>
          <w:right w:val="nil"/>
          <w:between w:val="nil"/>
        </w:pBdr>
        <w:shd w:val="clear" w:color="auto" w:fill="FFFFFF"/>
        <w:spacing w:before="120" w:line="480" w:lineRule="auto"/>
        <w:rPr>
          <w:b/>
          <w:color w:val="1155CC"/>
          <w:sz w:val="24"/>
          <w:szCs w:val="24"/>
          <w:highlight w:val="white"/>
        </w:rPr>
      </w:pPr>
    </w:p>
    <w:p w14:paraId="3A00D7F7" w14:textId="77777777" w:rsidR="007C6175" w:rsidRDefault="00875B97">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II. Project Purpose </w:t>
      </w:r>
    </w:p>
    <w:p w14:paraId="4D69FCB1" w14:textId="77777777" w:rsidR="007C6175" w:rsidRDefault="00875B97">
      <w:pPr>
        <w:shd w:val="clear" w:color="auto" w:fill="FFFFFF"/>
        <w:spacing w:before="120" w:line="480" w:lineRule="auto"/>
        <w:rPr>
          <w:rFonts w:ascii="Times New Roman" w:eastAsia="Times New Roman" w:hAnsi="Times New Roman" w:cs="Times New Roman"/>
          <w:b/>
          <w:sz w:val="24"/>
          <w:szCs w:val="24"/>
        </w:rPr>
      </w:pPr>
      <w:r>
        <w:rPr>
          <w:rFonts w:ascii="Times New Roman" w:eastAsia="Times New Roman" w:hAnsi="Times New Roman" w:cs="Times New Roman"/>
          <w:b/>
          <w:color w:val="222222"/>
          <w:sz w:val="24"/>
          <w:szCs w:val="24"/>
        </w:rPr>
        <w:t xml:space="preserve">The National Fisheries Institute represents the full seafood supply chain, from harvesters in Alaska to those that source fish globally to retailer and restaurant groups. This research is funded by NFI.  </w:t>
      </w:r>
      <w:r>
        <w:rPr>
          <w:rFonts w:ascii="Times New Roman" w:eastAsia="Times New Roman" w:hAnsi="Times New Roman" w:cs="Times New Roman"/>
          <w:color w:val="222222"/>
          <w:sz w:val="24"/>
          <w:szCs w:val="24"/>
        </w:rPr>
        <w:t xml:space="preserve">Some other domestic seafood sectors that seek to block competing imports are now considering seeking Congressional or Administration action to shift food safety oversight of their sector from FDA to USDA. </w:t>
      </w:r>
    </w:p>
    <w:p w14:paraId="760FFA99" w14:textId="77777777" w:rsidR="007C6175" w:rsidRDefault="00875B97">
      <w:pPr>
        <w:shd w:val="clear" w:color="auto" w:fill="FFFFFF"/>
        <w:spacing w:before="120" w:line="48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This research will generate </w:t>
      </w:r>
      <w:r>
        <w:rPr>
          <w:rFonts w:ascii="Times New Roman" w:eastAsia="Times New Roman" w:hAnsi="Times New Roman" w:cs="Times New Roman"/>
          <w:sz w:val="24"/>
          <w:szCs w:val="24"/>
        </w:rPr>
        <w:t>an analysis of rejecti</w:t>
      </w:r>
      <w:r>
        <w:rPr>
          <w:rFonts w:ascii="Times New Roman" w:eastAsia="Times New Roman" w:hAnsi="Times New Roman" w:cs="Times New Roman"/>
          <w:sz w:val="24"/>
          <w:szCs w:val="24"/>
        </w:rPr>
        <w:t xml:space="preserve">on rates of catfish/pangasius when regulated by FDA and when regulated by USDA. </w:t>
      </w:r>
      <w:r>
        <w:rPr>
          <w:rFonts w:ascii="Times New Roman" w:eastAsia="Times New Roman" w:hAnsi="Times New Roman" w:cs="Times New Roman"/>
          <w:color w:val="222222"/>
          <w:sz w:val="24"/>
          <w:szCs w:val="24"/>
        </w:rPr>
        <w:t>This research will address the effectiveness and implications of shifting regulatory authority over catfish-like seafood industries.</w:t>
      </w:r>
    </w:p>
    <w:p w14:paraId="5E0DB9CA" w14:textId="77777777" w:rsidR="007C6175" w:rsidRDefault="007C6175">
      <w:pPr>
        <w:shd w:val="clear" w:color="auto" w:fill="FFFFFF"/>
        <w:spacing w:before="120" w:line="480" w:lineRule="auto"/>
        <w:rPr>
          <w:rFonts w:ascii="Times New Roman" w:eastAsia="Times New Roman" w:hAnsi="Times New Roman" w:cs="Times New Roman"/>
          <w:color w:val="222222"/>
          <w:sz w:val="24"/>
          <w:szCs w:val="24"/>
        </w:rPr>
      </w:pPr>
    </w:p>
    <w:p w14:paraId="4F9D5E1D" w14:textId="77777777" w:rsidR="007C6175" w:rsidRDefault="00875B97">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III. Research Plan </w:t>
      </w:r>
    </w:p>
    <w:p w14:paraId="63304F4E" w14:textId="77777777" w:rsidR="007C6175" w:rsidRDefault="00875B97">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 Research Question</w:t>
      </w:r>
      <w:r>
        <w:rPr>
          <w:rFonts w:ascii="Times New Roman" w:eastAsia="Times New Roman" w:hAnsi="Times New Roman" w:cs="Times New Roman"/>
          <w:b/>
          <w:sz w:val="24"/>
          <w:szCs w:val="24"/>
        </w:rPr>
        <w:t xml:space="preserve">: </w:t>
      </w:r>
    </w:p>
    <w:p w14:paraId="4F5F5C32" w14:textId="77777777" w:rsidR="007C6175" w:rsidRDefault="00875B97">
      <w:pPr>
        <w:numPr>
          <w:ilvl w:val="0"/>
          <w:numId w:val="3"/>
        </w:num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 xml:space="preserve">Is there a </w:t>
      </w:r>
      <w:r>
        <w:rPr>
          <w:rFonts w:ascii="Times New Roman" w:eastAsia="Times New Roman" w:hAnsi="Times New Roman" w:cs="Times New Roman"/>
          <w:b/>
          <w:color w:val="222222"/>
          <w:sz w:val="24"/>
          <w:szCs w:val="24"/>
          <w:u w:val="single"/>
        </w:rPr>
        <w:t>difference in the Effectiveness of Regulation on Catfish between FDA and USDA?</w:t>
      </w:r>
    </w:p>
    <w:p w14:paraId="1860C37B" w14:textId="77777777" w:rsidR="007C6175" w:rsidRDefault="007C6175">
      <w:pPr>
        <w:spacing w:line="480" w:lineRule="auto"/>
        <w:rPr>
          <w:rFonts w:ascii="Times New Roman" w:eastAsia="Times New Roman" w:hAnsi="Times New Roman" w:cs="Times New Roman"/>
          <w:b/>
          <w:sz w:val="24"/>
          <w:szCs w:val="24"/>
        </w:rPr>
      </w:pPr>
    </w:p>
    <w:p w14:paraId="53380CF1"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2. </w:t>
      </w:r>
      <w:proofErr w:type="spellStart"/>
      <w:r>
        <w:rPr>
          <w:rFonts w:ascii="Times New Roman" w:eastAsia="Times New Roman" w:hAnsi="Times New Roman" w:cs="Times New Roman"/>
          <w:b/>
          <w:sz w:val="24"/>
          <w:szCs w:val="24"/>
        </w:rPr>
        <w:t>Tasklist</w:t>
      </w:r>
      <w:proofErr w:type="spellEnd"/>
      <w:r>
        <w:rPr>
          <w:rFonts w:ascii="Times New Roman" w:eastAsia="Times New Roman" w:hAnsi="Times New Roman" w:cs="Times New Roman"/>
          <w:b/>
          <w:sz w:val="24"/>
          <w:szCs w:val="24"/>
        </w:rPr>
        <w:t>:</w:t>
      </w:r>
    </w:p>
    <w:tbl>
      <w:tblPr>
        <w:tblStyle w:val="a0"/>
        <w:tblW w:w="11010" w:type="dxa"/>
        <w:tblInd w:w="-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50"/>
        <w:gridCol w:w="7260"/>
      </w:tblGrid>
      <w:tr w:rsidR="007C6175" w14:paraId="6F7ABB42" w14:textId="77777777">
        <w:trPr>
          <w:trHeight w:val="860"/>
        </w:trPr>
        <w:tc>
          <w:tcPr>
            <w:tcW w:w="3750" w:type="dxa"/>
            <w:shd w:val="clear" w:color="auto" w:fill="auto"/>
            <w:tcMar>
              <w:top w:w="100" w:type="dxa"/>
              <w:left w:w="100" w:type="dxa"/>
              <w:bottom w:w="100" w:type="dxa"/>
              <w:right w:w="100" w:type="dxa"/>
            </w:tcMar>
          </w:tcPr>
          <w:p w14:paraId="2855496D" w14:textId="77777777" w:rsidR="007C6175" w:rsidRDefault="00875B97">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w:t>
            </w:r>
          </w:p>
          <w:p w14:paraId="6AEEA633" w14:textId="77777777" w:rsidR="007C6175" w:rsidRDefault="007C6175">
            <w:pPr>
              <w:spacing w:line="480" w:lineRule="auto"/>
              <w:rPr>
                <w:rFonts w:ascii="Times New Roman" w:eastAsia="Times New Roman" w:hAnsi="Times New Roman" w:cs="Times New Roman"/>
                <w:sz w:val="24"/>
                <w:szCs w:val="24"/>
              </w:rPr>
            </w:pPr>
          </w:p>
        </w:tc>
        <w:tc>
          <w:tcPr>
            <w:tcW w:w="7260" w:type="dxa"/>
            <w:shd w:val="clear" w:color="auto" w:fill="auto"/>
            <w:tcMar>
              <w:top w:w="100" w:type="dxa"/>
              <w:left w:w="100" w:type="dxa"/>
              <w:bottom w:w="100" w:type="dxa"/>
              <w:right w:w="100" w:type="dxa"/>
            </w:tcMar>
          </w:tcPr>
          <w:p w14:paraId="606AD6EE" w14:textId="77777777" w:rsidR="007C6175" w:rsidRDefault="00875B97">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Denominator data: number of imports of pangasius and other similar seafood products from Vietnam, China, Thailand from 2012 to 2020. </w:t>
            </w:r>
          </w:p>
          <w:p w14:paraId="7DC45195" w14:textId="77777777" w:rsidR="007C6175" w:rsidRDefault="00875B97">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Numerator data: number of rejections on imports of seafood products in question, with time and reasons </w:t>
            </w:r>
          </w:p>
        </w:tc>
      </w:tr>
      <w:tr w:rsidR="007C6175" w14:paraId="20A3C65E" w14:textId="77777777">
        <w:tc>
          <w:tcPr>
            <w:tcW w:w="3750" w:type="dxa"/>
            <w:shd w:val="clear" w:color="auto" w:fill="auto"/>
            <w:tcMar>
              <w:top w:w="100" w:type="dxa"/>
              <w:left w:w="100" w:type="dxa"/>
              <w:bottom w:w="100" w:type="dxa"/>
              <w:right w:w="100" w:type="dxa"/>
            </w:tcMar>
          </w:tcPr>
          <w:p w14:paraId="526ED62D" w14:textId="77777777" w:rsidR="007C6175" w:rsidRDefault="00875B97">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review</w:t>
            </w:r>
          </w:p>
        </w:tc>
        <w:tc>
          <w:tcPr>
            <w:tcW w:w="7260" w:type="dxa"/>
            <w:shd w:val="clear" w:color="auto" w:fill="auto"/>
            <w:tcMar>
              <w:top w:w="100" w:type="dxa"/>
              <w:left w:w="100" w:type="dxa"/>
              <w:bottom w:w="100" w:type="dxa"/>
              <w:right w:w="100" w:type="dxa"/>
            </w:tcMar>
          </w:tcPr>
          <w:p w14:paraId="011B584A" w14:textId="77777777" w:rsidR="007C6175" w:rsidRDefault="00875B97">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Catfish market history of the United States and Vietnam. </w:t>
            </w:r>
          </w:p>
          <w:p w14:paraId="1116BD7E" w14:textId="77777777" w:rsidR="007C6175" w:rsidRDefault="00875B97">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Related regulations and laws.</w:t>
            </w:r>
          </w:p>
          <w:p w14:paraId="30703D81" w14:textId="77777777" w:rsidR="007C6175" w:rsidRDefault="00875B97">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Stakeholders’ political dynamics </w:t>
            </w:r>
          </w:p>
          <w:p w14:paraId="5CF43BB7" w14:textId="77777777" w:rsidR="007C6175" w:rsidRDefault="00875B97">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Evaluation of the effectiveness of HACCP and FSMA. </w:t>
            </w:r>
          </w:p>
        </w:tc>
      </w:tr>
      <w:tr w:rsidR="007C6175" w14:paraId="0F125148" w14:textId="77777777">
        <w:tc>
          <w:tcPr>
            <w:tcW w:w="3750" w:type="dxa"/>
            <w:shd w:val="clear" w:color="auto" w:fill="auto"/>
            <w:tcMar>
              <w:top w:w="100" w:type="dxa"/>
              <w:left w:w="100" w:type="dxa"/>
              <w:bottom w:w="100" w:type="dxa"/>
              <w:right w:w="100" w:type="dxa"/>
            </w:tcMar>
          </w:tcPr>
          <w:p w14:paraId="45FDCF14" w14:textId="77777777" w:rsidR="007C6175" w:rsidRDefault="00875B97">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analysis </w:t>
            </w:r>
          </w:p>
        </w:tc>
        <w:tc>
          <w:tcPr>
            <w:tcW w:w="7260" w:type="dxa"/>
            <w:shd w:val="clear" w:color="auto" w:fill="auto"/>
            <w:tcMar>
              <w:top w:w="100" w:type="dxa"/>
              <w:left w:w="100" w:type="dxa"/>
              <w:bottom w:w="100" w:type="dxa"/>
              <w:right w:w="100" w:type="dxa"/>
            </w:tcMar>
          </w:tcPr>
          <w:p w14:paraId="34FDFE52" w14:textId="77777777" w:rsidR="007C6175" w:rsidRDefault="00875B9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Comparison of the rejection rates and analysis </w:t>
            </w:r>
            <w:proofErr w:type="gramStart"/>
            <w:r>
              <w:rPr>
                <w:rFonts w:ascii="Times New Roman" w:eastAsia="Times New Roman" w:hAnsi="Times New Roman" w:cs="Times New Roman"/>
                <w:sz w:val="24"/>
                <w:szCs w:val="24"/>
              </w:rPr>
              <w:t>of  the</w:t>
            </w:r>
            <w:proofErr w:type="gramEnd"/>
            <w:r>
              <w:rPr>
                <w:rFonts w:ascii="Times New Roman" w:eastAsia="Times New Roman" w:hAnsi="Times New Roman" w:cs="Times New Roman"/>
                <w:sz w:val="24"/>
                <w:szCs w:val="24"/>
              </w:rPr>
              <w:t xml:space="preserve"> effectiveness of programs between FDA and USDA.</w:t>
            </w:r>
          </w:p>
        </w:tc>
      </w:tr>
      <w:tr w:rsidR="007C6175" w14:paraId="6FE041D8" w14:textId="77777777">
        <w:tc>
          <w:tcPr>
            <w:tcW w:w="3750" w:type="dxa"/>
            <w:shd w:val="clear" w:color="auto" w:fill="auto"/>
            <w:tcMar>
              <w:top w:w="100" w:type="dxa"/>
              <w:left w:w="100" w:type="dxa"/>
              <w:bottom w:w="100" w:type="dxa"/>
              <w:right w:w="100" w:type="dxa"/>
            </w:tcMar>
          </w:tcPr>
          <w:p w14:paraId="4CC4E131" w14:textId="77777777" w:rsidR="007C6175" w:rsidRDefault="00875B97">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analysis</w:t>
            </w:r>
          </w:p>
        </w:tc>
        <w:tc>
          <w:tcPr>
            <w:tcW w:w="7260" w:type="dxa"/>
            <w:shd w:val="clear" w:color="auto" w:fill="auto"/>
            <w:tcMar>
              <w:top w:w="100" w:type="dxa"/>
              <w:left w:w="100" w:type="dxa"/>
              <w:bottom w:w="100" w:type="dxa"/>
              <w:right w:w="100" w:type="dxa"/>
            </w:tcMar>
          </w:tcPr>
          <w:p w14:paraId="37FFEAD2" w14:textId="77777777" w:rsidR="007C6175" w:rsidRDefault="00875B9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theories to explain the statistical model and generate insights through the findings of our data. </w:t>
            </w:r>
          </w:p>
        </w:tc>
      </w:tr>
    </w:tbl>
    <w:p w14:paraId="094AE738" w14:textId="77777777" w:rsidR="007C6175" w:rsidRDefault="007C6175">
      <w:pPr>
        <w:spacing w:line="480" w:lineRule="auto"/>
        <w:ind w:left="720"/>
        <w:rPr>
          <w:rFonts w:ascii="Times New Roman" w:eastAsia="Times New Roman" w:hAnsi="Times New Roman" w:cs="Times New Roman"/>
          <w:b/>
          <w:sz w:val="24"/>
          <w:szCs w:val="24"/>
        </w:rPr>
      </w:pPr>
    </w:p>
    <w:p w14:paraId="19950A9D" w14:textId="77777777" w:rsidR="007C6175" w:rsidRDefault="007C6175">
      <w:pPr>
        <w:spacing w:line="480" w:lineRule="auto"/>
        <w:rPr>
          <w:rFonts w:ascii="Times New Roman" w:eastAsia="Times New Roman" w:hAnsi="Times New Roman" w:cs="Times New Roman"/>
          <w:b/>
          <w:sz w:val="24"/>
          <w:szCs w:val="24"/>
        </w:rPr>
      </w:pPr>
    </w:p>
    <w:p w14:paraId="05C4F684" w14:textId="77777777" w:rsidR="007C6175" w:rsidRDefault="00875B97">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IV. Literature Review</w:t>
      </w:r>
    </w:p>
    <w:p w14:paraId="7031D262" w14:textId="77777777" w:rsidR="007C6175" w:rsidRDefault="007C6175">
      <w:pPr>
        <w:spacing w:line="480" w:lineRule="auto"/>
        <w:rPr>
          <w:rFonts w:ascii="Times New Roman" w:eastAsia="Times New Roman" w:hAnsi="Times New Roman" w:cs="Times New Roman"/>
          <w:b/>
          <w:sz w:val="24"/>
          <w:szCs w:val="24"/>
        </w:rPr>
      </w:pPr>
    </w:p>
    <w:p w14:paraId="4260EECA" w14:textId="77777777" w:rsidR="007C6175" w:rsidRDefault="00875B97">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V. Statistical Analysis </w:t>
      </w:r>
    </w:p>
    <w:p w14:paraId="1BB59885" w14:textId="77777777" w:rsidR="007C6175" w:rsidRDefault="00875B97">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 Volume Variation in Imports of Catfish from Vietnam</w:t>
      </w:r>
    </w:p>
    <w:p w14:paraId="20A8F7B1" w14:textId="77777777" w:rsidR="007C6175" w:rsidRDefault="00875B97">
      <w:pPr>
        <w:spacing w:line="480" w:lineRule="auto"/>
        <w:ind w:hanging="9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41A08842" wp14:editId="46983434">
            <wp:extent cx="6428436" cy="310023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428436" cy="3100239"/>
                    </a:xfrm>
                    <a:prstGeom prst="rect">
                      <a:avLst/>
                    </a:prstGeom>
                    <a:ln/>
                  </pic:spPr>
                </pic:pic>
              </a:graphicData>
            </a:graphic>
          </wp:inline>
        </w:drawing>
      </w:r>
    </w:p>
    <w:p w14:paraId="0D32FED2" w14:textId="77777777" w:rsidR="007C6175" w:rsidRDefault="00875B97">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During the 18-month transition period, </w:t>
      </w:r>
      <w:proofErr w:type="gramStart"/>
      <w:r>
        <w:rPr>
          <w:rFonts w:ascii="Times New Roman" w:eastAsia="Times New Roman" w:hAnsi="Times New Roman" w:cs="Times New Roman"/>
          <w:b/>
          <w:sz w:val="24"/>
          <w:szCs w:val="24"/>
        </w:rPr>
        <w:t>as long as</w:t>
      </w:r>
      <w:proofErr w:type="gramEnd"/>
      <w:r>
        <w:rPr>
          <w:rFonts w:ascii="Times New Roman" w:eastAsia="Times New Roman" w:hAnsi="Times New Roman" w:cs="Times New Roman"/>
          <w:b/>
          <w:sz w:val="24"/>
          <w:szCs w:val="24"/>
        </w:rPr>
        <w:t xml:space="preserve"> Vietnam producers comply the HACCP and submitted an application to the USDA FSIS for equivalence, they could still export catfish to the US. But there was a plummet in Sep 2017 because USDA took over the re</w:t>
      </w:r>
      <w:r>
        <w:rPr>
          <w:rFonts w:ascii="Times New Roman" w:eastAsia="Times New Roman" w:hAnsi="Times New Roman" w:cs="Times New Roman"/>
          <w:b/>
          <w:sz w:val="24"/>
          <w:szCs w:val="24"/>
        </w:rPr>
        <w:t xml:space="preserve">gulation and the catfish were held to a higher standard for inspection. However, Vietnam soon acquired equivalence in 2018 and is opening more venues for exports.  </w:t>
      </w:r>
    </w:p>
    <w:p w14:paraId="786676A2" w14:textId="77777777" w:rsidR="007C6175" w:rsidRDefault="007C6175">
      <w:pPr>
        <w:spacing w:line="480" w:lineRule="auto"/>
        <w:rPr>
          <w:rFonts w:ascii="Times New Roman" w:eastAsia="Times New Roman" w:hAnsi="Times New Roman" w:cs="Times New Roman"/>
          <w:b/>
          <w:sz w:val="24"/>
          <w:szCs w:val="24"/>
        </w:rPr>
      </w:pPr>
    </w:p>
    <w:p w14:paraId="0DE21579"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Variation in Vietnam Catfish Refusals</w:t>
      </w:r>
    </w:p>
    <w:p w14:paraId="355E76BC"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177BC4" wp14:editId="17F3F5FB">
            <wp:extent cx="5943600" cy="2236143"/>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b="-25543"/>
                    <a:stretch>
                      <a:fillRect/>
                    </a:stretch>
                  </pic:blipFill>
                  <pic:spPr>
                    <a:xfrm>
                      <a:off x="0" y="0"/>
                      <a:ext cx="5943600" cy="2236143"/>
                    </a:xfrm>
                    <a:prstGeom prst="rect">
                      <a:avLst/>
                    </a:prstGeom>
                    <a:ln/>
                  </pic:spPr>
                </pic:pic>
              </a:graphicData>
            </a:graphic>
          </wp:inline>
        </w:drawing>
      </w:r>
    </w:p>
    <w:p w14:paraId="03FDD17C" w14:textId="77777777" w:rsidR="007C6175" w:rsidRDefault="007C6175">
      <w:pPr>
        <w:spacing w:line="480" w:lineRule="auto"/>
        <w:rPr>
          <w:rFonts w:ascii="Times New Roman" w:eastAsia="Times New Roman" w:hAnsi="Times New Roman" w:cs="Times New Roman"/>
          <w:sz w:val="24"/>
          <w:szCs w:val="24"/>
        </w:rPr>
      </w:pPr>
    </w:p>
    <w:p w14:paraId="3B5A2497" w14:textId="77777777" w:rsidR="007C6175" w:rsidRDefault="007C6175">
      <w:pPr>
        <w:spacing w:line="480" w:lineRule="auto"/>
        <w:rPr>
          <w:rFonts w:ascii="Times New Roman" w:eastAsia="Times New Roman" w:hAnsi="Times New Roman" w:cs="Times New Roman"/>
          <w:sz w:val="24"/>
          <w:szCs w:val="24"/>
        </w:rPr>
      </w:pPr>
    </w:p>
    <w:p w14:paraId="0C3A8495" w14:textId="77777777" w:rsidR="007C6175" w:rsidRDefault="007C6175">
      <w:pPr>
        <w:spacing w:line="480" w:lineRule="auto"/>
        <w:rPr>
          <w:rFonts w:ascii="Times New Roman" w:eastAsia="Times New Roman" w:hAnsi="Times New Roman" w:cs="Times New Roman"/>
          <w:sz w:val="24"/>
          <w:szCs w:val="24"/>
        </w:rPr>
      </w:pPr>
    </w:p>
    <w:p w14:paraId="3BFD05CC" w14:textId="77777777" w:rsidR="007C6175" w:rsidRDefault="007C6175">
      <w:pPr>
        <w:spacing w:line="480" w:lineRule="auto"/>
        <w:rPr>
          <w:rFonts w:ascii="Times New Roman" w:eastAsia="Times New Roman" w:hAnsi="Times New Roman" w:cs="Times New Roman"/>
          <w:b/>
          <w:sz w:val="24"/>
          <w:szCs w:val="24"/>
        </w:rPr>
      </w:pPr>
    </w:p>
    <w:p w14:paraId="74D42964" w14:textId="77777777" w:rsidR="007C6175" w:rsidRDefault="00875B97">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Timeline of Important Events</w:t>
      </w:r>
    </w:p>
    <w:tbl>
      <w:tblPr>
        <w:tblStyle w:val="a1"/>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7920"/>
      </w:tblGrid>
      <w:tr w:rsidR="007C6175" w14:paraId="316E5F4C" w14:textId="77777777">
        <w:trPr>
          <w:jc w:val="center"/>
        </w:trPr>
        <w:tc>
          <w:tcPr>
            <w:tcW w:w="1440" w:type="dxa"/>
            <w:shd w:val="clear" w:color="auto" w:fill="auto"/>
            <w:tcMar>
              <w:top w:w="100" w:type="dxa"/>
              <w:left w:w="100" w:type="dxa"/>
              <w:bottom w:w="100" w:type="dxa"/>
              <w:right w:w="100" w:type="dxa"/>
            </w:tcMar>
          </w:tcPr>
          <w:p w14:paraId="0A44C9B5" w14:textId="77777777" w:rsidR="007C6175" w:rsidRDefault="00875B97">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w:t>
            </w:r>
          </w:p>
        </w:tc>
        <w:tc>
          <w:tcPr>
            <w:tcW w:w="7920" w:type="dxa"/>
            <w:shd w:val="clear" w:color="auto" w:fill="auto"/>
            <w:tcMar>
              <w:top w:w="100" w:type="dxa"/>
              <w:left w:w="100" w:type="dxa"/>
              <w:bottom w:w="100" w:type="dxa"/>
              <w:right w:w="100" w:type="dxa"/>
            </w:tcMar>
          </w:tcPr>
          <w:p w14:paraId="0BFAD948" w14:textId="77777777" w:rsidR="007C6175" w:rsidRDefault="00875B97">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 o</w:t>
            </w:r>
            <w:r>
              <w:rPr>
                <w:rFonts w:ascii="Times New Roman" w:eastAsia="Times New Roman" w:hAnsi="Times New Roman" w:cs="Times New Roman"/>
                <w:b/>
                <w:sz w:val="24"/>
                <w:szCs w:val="24"/>
              </w:rPr>
              <w:t>f Event</w:t>
            </w:r>
          </w:p>
        </w:tc>
      </w:tr>
      <w:tr w:rsidR="007C6175" w14:paraId="5ECA5B2E" w14:textId="77777777">
        <w:trPr>
          <w:jc w:val="center"/>
        </w:trPr>
        <w:tc>
          <w:tcPr>
            <w:tcW w:w="1440" w:type="dxa"/>
            <w:shd w:val="clear" w:color="auto" w:fill="auto"/>
            <w:tcMar>
              <w:top w:w="100" w:type="dxa"/>
              <w:left w:w="100" w:type="dxa"/>
              <w:bottom w:w="100" w:type="dxa"/>
              <w:right w:w="100" w:type="dxa"/>
            </w:tcMar>
          </w:tcPr>
          <w:p w14:paraId="724AACAA" w14:textId="77777777" w:rsidR="007C6175" w:rsidRDefault="00875B9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2001</w:t>
            </w:r>
          </w:p>
        </w:tc>
        <w:tc>
          <w:tcPr>
            <w:tcW w:w="7920" w:type="dxa"/>
            <w:shd w:val="clear" w:color="auto" w:fill="auto"/>
            <w:tcMar>
              <w:top w:w="100" w:type="dxa"/>
              <w:left w:w="100" w:type="dxa"/>
              <w:bottom w:w="100" w:type="dxa"/>
              <w:right w:w="100" w:type="dxa"/>
            </w:tcMar>
          </w:tcPr>
          <w:p w14:paraId="35CEEF98" w14:textId="77777777" w:rsidR="007C6175" w:rsidRDefault="00875B9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BTA allowed Vietnam producers to seize a sizable market in the US. </w:t>
            </w:r>
          </w:p>
        </w:tc>
      </w:tr>
      <w:tr w:rsidR="007C6175" w14:paraId="70323492" w14:textId="77777777">
        <w:trPr>
          <w:jc w:val="center"/>
        </w:trPr>
        <w:tc>
          <w:tcPr>
            <w:tcW w:w="1440" w:type="dxa"/>
            <w:shd w:val="clear" w:color="auto" w:fill="auto"/>
            <w:tcMar>
              <w:top w:w="100" w:type="dxa"/>
              <w:left w:w="100" w:type="dxa"/>
              <w:bottom w:w="100" w:type="dxa"/>
              <w:right w:w="100" w:type="dxa"/>
            </w:tcMar>
          </w:tcPr>
          <w:p w14:paraId="1418E00F" w14:textId="77777777" w:rsidR="007C6175" w:rsidRDefault="00875B9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2002</w:t>
            </w:r>
          </w:p>
        </w:tc>
        <w:tc>
          <w:tcPr>
            <w:tcW w:w="7920" w:type="dxa"/>
            <w:shd w:val="clear" w:color="auto" w:fill="auto"/>
            <w:tcMar>
              <w:top w:w="100" w:type="dxa"/>
              <w:left w:w="100" w:type="dxa"/>
              <w:bottom w:w="100" w:type="dxa"/>
              <w:right w:w="100" w:type="dxa"/>
            </w:tcMar>
          </w:tcPr>
          <w:p w14:paraId="19586BF4" w14:textId="77777777" w:rsidR="007C6175" w:rsidRDefault="00875B9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2002 farm bill required all catfish to have country-of-origin labelling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distinguish domestic catfish from Asian catfish such as </w:t>
            </w:r>
            <w:proofErr w:type="spellStart"/>
            <w:r>
              <w:rPr>
                <w:rFonts w:ascii="Times New Roman" w:eastAsia="Times New Roman" w:hAnsi="Times New Roman" w:cs="Times New Roman"/>
                <w:sz w:val="24"/>
                <w:szCs w:val="24"/>
              </w:rPr>
              <w:t>swai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tra</w:t>
            </w:r>
            <w:proofErr w:type="spellEnd"/>
            <w:r>
              <w:rPr>
                <w:rFonts w:ascii="Times New Roman" w:eastAsia="Times New Roman" w:hAnsi="Times New Roman" w:cs="Times New Roman"/>
                <w:sz w:val="24"/>
                <w:szCs w:val="24"/>
              </w:rPr>
              <w:t xml:space="preserve"> fish.</w:t>
            </w:r>
          </w:p>
        </w:tc>
      </w:tr>
      <w:tr w:rsidR="007C6175" w14:paraId="0CC93A4E" w14:textId="77777777">
        <w:trPr>
          <w:jc w:val="center"/>
        </w:trPr>
        <w:tc>
          <w:tcPr>
            <w:tcW w:w="1440" w:type="dxa"/>
            <w:shd w:val="clear" w:color="auto" w:fill="auto"/>
            <w:tcMar>
              <w:top w:w="100" w:type="dxa"/>
              <w:left w:w="100" w:type="dxa"/>
              <w:bottom w:w="100" w:type="dxa"/>
              <w:right w:w="100" w:type="dxa"/>
            </w:tcMar>
          </w:tcPr>
          <w:p w14:paraId="5117C970" w14:textId="77777777" w:rsidR="007C6175" w:rsidRDefault="00875B9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2003</w:t>
            </w:r>
          </w:p>
        </w:tc>
        <w:tc>
          <w:tcPr>
            <w:tcW w:w="7920" w:type="dxa"/>
            <w:shd w:val="clear" w:color="auto" w:fill="auto"/>
            <w:tcMar>
              <w:top w:w="100" w:type="dxa"/>
              <w:left w:w="100" w:type="dxa"/>
              <w:bottom w:w="100" w:type="dxa"/>
              <w:right w:w="100" w:type="dxa"/>
            </w:tcMar>
          </w:tcPr>
          <w:p w14:paraId="1897A608" w14:textId="77777777" w:rsidR="007C6175" w:rsidRDefault="00875B9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 imposed heavy tariffs on Vietnamese catfish after claims of dumping.</w:t>
            </w:r>
          </w:p>
        </w:tc>
      </w:tr>
      <w:tr w:rsidR="007C6175" w14:paraId="105A9189" w14:textId="77777777">
        <w:trPr>
          <w:jc w:val="center"/>
        </w:trPr>
        <w:tc>
          <w:tcPr>
            <w:tcW w:w="1440" w:type="dxa"/>
            <w:shd w:val="clear" w:color="auto" w:fill="auto"/>
            <w:tcMar>
              <w:top w:w="100" w:type="dxa"/>
              <w:left w:w="100" w:type="dxa"/>
              <w:bottom w:w="100" w:type="dxa"/>
              <w:right w:w="100" w:type="dxa"/>
            </w:tcMar>
          </w:tcPr>
          <w:p w14:paraId="1ECE7B0F" w14:textId="77777777" w:rsidR="007C6175" w:rsidRDefault="00875B9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2008</w:t>
            </w:r>
          </w:p>
        </w:tc>
        <w:tc>
          <w:tcPr>
            <w:tcW w:w="7920" w:type="dxa"/>
            <w:shd w:val="clear" w:color="auto" w:fill="auto"/>
            <w:tcMar>
              <w:top w:w="100" w:type="dxa"/>
              <w:left w:w="100" w:type="dxa"/>
              <w:bottom w:w="100" w:type="dxa"/>
              <w:right w:w="100" w:type="dxa"/>
            </w:tcMar>
          </w:tcPr>
          <w:p w14:paraId="7253B52E" w14:textId="77777777" w:rsidR="007C6175" w:rsidRDefault="00875B9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2008 Farm Bill passed by congress subject catfish to USDA mandatory inspections, requiring adulterated and misbranded catfish to be notified to USDA for recall. </w:t>
            </w:r>
          </w:p>
        </w:tc>
      </w:tr>
      <w:tr w:rsidR="007C6175" w14:paraId="1EA07C10" w14:textId="77777777">
        <w:trPr>
          <w:jc w:val="center"/>
        </w:trPr>
        <w:tc>
          <w:tcPr>
            <w:tcW w:w="1440" w:type="dxa"/>
            <w:shd w:val="clear" w:color="auto" w:fill="auto"/>
            <w:tcMar>
              <w:top w:w="100" w:type="dxa"/>
              <w:left w:w="100" w:type="dxa"/>
              <w:bottom w:w="100" w:type="dxa"/>
              <w:right w:w="100" w:type="dxa"/>
            </w:tcMar>
          </w:tcPr>
          <w:p w14:paraId="7D8DF6EE" w14:textId="77777777" w:rsidR="007C6175" w:rsidRDefault="00875B9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2014</w:t>
            </w:r>
          </w:p>
        </w:tc>
        <w:tc>
          <w:tcPr>
            <w:tcW w:w="7920" w:type="dxa"/>
            <w:shd w:val="clear" w:color="auto" w:fill="auto"/>
            <w:tcMar>
              <w:top w:w="100" w:type="dxa"/>
              <w:left w:w="100" w:type="dxa"/>
              <w:bottom w:w="100" w:type="dxa"/>
              <w:right w:w="100" w:type="dxa"/>
            </w:tcMar>
          </w:tcPr>
          <w:p w14:paraId="4A46F136" w14:textId="77777777" w:rsidR="007C6175" w:rsidRDefault="00875B9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2014 Farm bill </w:t>
            </w:r>
          </w:p>
        </w:tc>
      </w:tr>
      <w:tr w:rsidR="007C6175" w14:paraId="6141B368" w14:textId="77777777">
        <w:trPr>
          <w:jc w:val="center"/>
        </w:trPr>
        <w:tc>
          <w:tcPr>
            <w:tcW w:w="1440" w:type="dxa"/>
            <w:shd w:val="clear" w:color="auto" w:fill="auto"/>
            <w:tcMar>
              <w:top w:w="100" w:type="dxa"/>
              <w:left w:w="100" w:type="dxa"/>
              <w:bottom w:w="100" w:type="dxa"/>
              <w:right w:w="100" w:type="dxa"/>
            </w:tcMar>
          </w:tcPr>
          <w:p w14:paraId="0DC42451"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Sep 2017</w:t>
            </w:r>
          </w:p>
        </w:tc>
        <w:tc>
          <w:tcPr>
            <w:tcW w:w="7920" w:type="dxa"/>
            <w:shd w:val="clear" w:color="auto" w:fill="auto"/>
            <w:tcMar>
              <w:top w:w="100" w:type="dxa"/>
              <w:left w:w="100" w:type="dxa"/>
              <w:bottom w:w="100" w:type="dxa"/>
              <w:right w:w="100" w:type="dxa"/>
            </w:tcMar>
          </w:tcPr>
          <w:p w14:paraId="38B1FB3D"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 imposed strict </w:t>
            </w:r>
            <w:hyperlink r:id="rId17">
              <w:r>
                <w:rPr>
                  <w:rFonts w:ascii="Times New Roman" w:eastAsia="Times New Roman" w:hAnsi="Times New Roman" w:cs="Times New Roman"/>
                  <w:sz w:val="24"/>
                  <w:szCs w:val="24"/>
                </w:rPr>
                <w:t>inspection</w:t>
              </w:r>
            </w:hyperlink>
            <w:r>
              <w:rPr>
                <w:rFonts w:ascii="Times New Roman" w:eastAsia="Times New Roman" w:hAnsi="Times New Roman" w:cs="Times New Roman"/>
                <w:sz w:val="24"/>
                <w:szCs w:val="24"/>
              </w:rPr>
              <w:t xml:space="preserve"> requirements for the Vietnamese catfish supply chain. Many Vietnamese producers </w:t>
            </w:r>
            <w:proofErr w:type="gramStart"/>
            <w:r>
              <w:rPr>
                <w:rFonts w:ascii="Times New Roman" w:eastAsia="Times New Roman" w:hAnsi="Times New Roman" w:cs="Times New Roman"/>
                <w:sz w:val="24"/>
                <w:szCs w:val="24"/>
              </w:rPr>
              <w:t>couldn’t</w:t>
            </w:r>
            <w:proofErr w:type="gramEnd"/>
            <w:r>
              <w:rPr>
                <w:rFonts w:ascii="Times New Roman" w:eastAsia="Times New Roman" w:hAnsi="Times New Roman" w:cs="Times New Roman"/>
                <w:sz w:val="24"/>
                <w:szCs w:val="24"/>
              </w:rPr>
              <w:t xml:space="preserve"> adjust to the standards and catfish e</w:t>
            </w:r>
            <w:r>
              <w:rPr>
                <w:rFonts w:ascii="Times New Roman" w:eastAsia="Times New Roman" w:hAnsi="Times New Roman" w:cs="Times New Roman"/>
                <w:sz w:val="24"/>
                <w:szCs w:val="24"/>
              </w:rPr>
              <w:t xml:space="preserve">xports to the US plummeted to 3,903 </w:t>
            </w:r>
            <w:proofErr w:type="spellStart"/>
            <w:r>
              <w:rPr>
                <w:rFonts w:ascii="Times New Roman" w:eastAsia="Times New Roman" w:hAnsi="Times New Roman" w:cs="Times New Roman"/>
                <w:sz w:val="24"/>
                <w:szCs w:val="24"/>
              </w:rPr>
              <w:t>tonnes</w:t>
            </w:r>
            <w:proofErr w:type="spellEnd"/>
            <w:r>
              <w:rPr>
                <w:rFonts w:ascii="Times New Roman" w:eastAsia="Times New Roman" w:hAnsi="Times New Roman" w:cs="Times New Roman"/>
                <w:sz w:val="24"/>
                <w:szCs w:val="24"/>
              </w:rPr>
              <w:t xml:space="preserve"> in September of that year.</w:t>
            </w:r>
          </w:p>
          <w:p w14:paraId="1F001566" w14:textId="77777777" w:rsidR="007C6175" w:rsidRDefault="007C6175">
            <w:pPr>
              <w:widowControl w:val="0"/>
              <w:spacing w:line="240" w:lineRule="auto"/>
              <w:rPr>
                <w:rFonts w:ascii="Times New Roman" w:eastAsia="Times New Roman" w:hAnsi="Times New Roman" w:cs="Times New Roman"/>
                <w:sz w:val="24"/>
                <w:szCs w:val="24"/>
              </w:rPr>
            </w:pPr>
          </w:p>
        </w:tc>
      </w:tr>
      <w:tr w:rsidR="007C6175" w14:paraId="79AB0A76" w14:textId="77777777">
        <w:trPr>
          <w:jc w:val="center"/>
        </w:trPr>
        <w:tc>
          <w:tcPr>
            <w:tcW w:w="1440" w:type="dxa"/>
            <w:shd w:val="clear" w:color="auto" w:fill="auto"/>
            <w:tcMar>
              <w:top w:w="100" w:type="dxa"/>
              <w:left w:w="100" w:type="dxa"/>
              <w:bottom w:w="100" w:type="dxa"/>
              <w:right w:w="100" w:type="dxa"/>
            </w:tcMar>
          </w:tcPr>
          <w:p w14:paraId="308C9651" w14:textId="77777777" w:rsidR="007C6175" w:rsidRDefault="00875B9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2018</w:t>
            </w:r>
          </w:p>
        </w:tc>
        <w:tc>
          <w:tcPr>
            <w:tcW w:w="7920" w:type="dxa"/>
            <w:shd w:val="clear" w:color="auto" w:fill="auto"/>
            <w:tcMar>
              <w:top w:w="100" w:type="dxa"/>
              <w:left w:w="100" w:type="dxa"/>
              <w:bottom w:w="100" w:type="dxa"/>
              <w:right w:w="100" w:type="dxa"/>
            </w:tcMar>
          </w:tcPr>
          <w:p w14:paraId="1C6F6CBB" w14:textId="77777777" w:rsidR="007C6175" w:rsidRDefault="00875B9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FSIS granted Vietnam equivalence to export </w:t>
            </w:r>
            <w:proofErr w:type="spellStart"/>
            <w:r>
              <w:rPr>
                <w:color w:val="363636"/>
                <w:sz w:val="21"/>
                <w:szCs w:val="21"/>
                <w:highlight w:val="white"/>
              </w:rPr>
              <w:t>Siluriformes</w:t>
            </w:r>
            <w:proofErr w:type="spellEnd"/>
            <w:r>
              <w:rPr>
                <w:rFonts w:ascii="Times New Roman" w:eastAsia="Times New Roman" w:hAnsi="Times New Roman" w:cs="Times New Roman"/>
                <w:sz w:val="24"/>
                <w:szCs w:val="24"/>
              </w:rPr>
              <w:t xml:space="preserve"> fish (catfish, including </w:t>
            </w:r>
            <w:proofErr w:type="spellStart"/>
            <w:r>
              <w:rPr>
                <w:rFonts w:ascii="Times New Roman" w:eastAsia="Times New Roman" w:hAnsi="Times New Roman" w:cs="Times New Roman"/>
                <w:sz w:val="24"/>
                <w:szCs w:val="24"/>
              </w:rPr>
              <w:t>tra</w:t>
            </w:r>
            <w:proofErr w:type="spellEnd"/>
            <w:r>
              <w:rPr>
                <w:rFonts w:ascii="Times New Roman" w:eastAsia="Times New Roman" w:hAnsi="Times New Roman" w:cs="Times New Roman"/>
                <w:sz w:val="24"/>
                <w:szCs w:val="24"/>
              </w:rPr>
              <w:t xml:space="preserve"> fish) and fish products to the US.</w:t>
            </w:r>
          </w:p>
        </w:tc>
      </w:tr>
      <w:tr w:rsidR="007C6175" w14:paraId="168FF780" w14:textId="77777777">
        <w:trPr>
          <w:jc w:val="center"/>
        </w:trPr>
        <w:tc>
          <w:tcPr>
            <w:tcW w:w="1440" w:type="dxa"/>
            <w:shd w:val="clear" w:color="auto" w:fill="auto"/>
            <w:tcMar>
              <w:top w:w="100" w:type="dxa"/>
              <w:left w:w="100" w:type="dxa"/>
              <w:bottom w:w="100" w:type="dxa"/>
              <w:right w:w="100" w:type="dxa"/>
            </w:tcMar>
          </w:tcPr>
          <w:p w14:paraId="31BD4A7A" w14:textId="77777777" w:rsidR="007C6175" w:rsidRDefault="007C617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7920" w:type="dxa"/>
            <w:shd w:val="clear" w:color="auto" w:fill="auto"/>
            <w:tcMar>
              <w:top w:w="100" w:type="dxa"/>
              <w:left w:w="100" w:type="dxa"/>
              <w:bottom w:w="100" w:type="dxa"/>
              <w:right w:w="100" w:type="dxa"/>
            </w:tcMar>
          </w:tcPr>
          <w:p w14:paraId="45DEFCAB" w14:textId="77777777" w:rsidR="007C6175" w:rsidRDefault="007C617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2C16B900" w14:textId="77777777" w:rsidR="007C6175" w:rsidRDefault="007C6175">
      <w:pPr>
        <w:spacing w:line="480" w:lineRule="auto"/>
        <w:rPr>
          <w:rFonts w:ascii="Times New Roman" w:eastAsia="Times New Roman" w:hAnsi="Times New Roman" w:cs="Times New Roman"/>
          <w:b/>
          <w:sz w:val="24"/>
          <w:szCs w:val="24"/>
        </w:rPr>
      </w:pPr>
    </w:p>
    <w:p w14:paraId="7EC4041F" w14:textId="77777777" w:rsidR="007C6175" w:rsidRDefault="00875B97">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Glossary</w:t>
      </w:r>
    </w:p>
    <w:p w14:paraId="40DF1245"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BTA- Bilateral Trade Agreement</w:t>
      </w:r>
    </w:p>
    <w:p w14:paraId="48CCC864"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CBP-</w:t>
      </w:r>
      <w:hyperlink r:id="rId18">
        <w:r>
          <w:rPr>
            <w:rFonts w:ascii="Times New Roman" w:eastAsia="Times New Roman" w:hAnsi="Times New Roman" w:cs="Times New Roman"/>
            <w:sz w:val="24"/>
            <w:szCs w:val="24"/>
          </w:rPr>
          <w:t>U.S. Customs and Border Protection</w:t>
        </w:r>
      </w:hyperlink>
    </w:p>
    <w:p w14:paraId="733090AC"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CFA- Catfish Farmers’ Association </w:t>
      </w:r>
    </w:p>
    <w:p w14:paraId="292B095A"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DOC - Import Administration of Department of Commerce </w:t>
      </w:r>
    </w:p>
    <w:p w14:paraId="731286B4" w14:textId="77777777" w:rsidR="007C6175" w:rsidRDefault="00875B97">
      <w:pPr>
        <w:spacing w:line="480" w:lineRule="auto"/>
        <w:rPr>
          <w:color w:val="222222"/>
          <w:sz w:val="18"/>
          <w:szCs w:val="18"/>
          <w:highlight w:val="white"/>
        </w:rPr>
      </w:pPr>
      <w:r>
        <w:rPr>
          <w:rFonts w:ascii="Times New Roman" w:eastAsia="Times New Roman" w:hAnsi="Times New Roman" w:cs="Times New Roman"/>
          <w:sz w:val="24"/>
          <w:szCs w:val="24"/>
        </w:rPr>
        <w:t>FDA-</w:t>
      </w:r>
      <w:hyperlink r:id="rId19">
        <w:r>
          <w:rPr>
            <w:rFonts w:ascii="Times New Roman" w:eastAsia="Times New Roman" w:hAnsi="Times New Roman" w:cs="Times New Roman"/>
            <w:sz w:val="24"/>
            <w:szCs w:val="24"/>
          </w:rPr>
          <w:t xml:space="preserve">U.S. Food </w:t>
        </w:r>
        <w:r>
          <w:rPr>
            <w:rFonts w:ascii="Times New Roman" w:eastAsia="Times New Roman" w:hAnsi="Times New Roman" w:cs="Times New Roman"/>
            <w:sz w:val="24"/>
            <w:szCs w:val="24"/>
          </w:rPr>
          <w:t>and Drug Administration</w:t>
        </w:r>
      </w:hyperlink>
    </w:p>
    <w:p w14:paraId="28C68C65" w14:textId="77777777" w:rsidR="007C6175" w:rsidRDefault="00875B97">
      <w:pPr>
        <w:spacing w:line="480" w:lineRule="auto"/>
        <w:rPr>
          <w:rFonts w:ascii="Georgia" w:eastAsia="Georgia" w:hAnsi="Georgia" w:cs="Georgia"/>
          <w:color w:val="333333"/>
          <w:sz w:val="24"/>
          <w:szCs w:val="24"/>
          <w:shd w:val="clear" w:color="auto" w:fill="F1F1F1"/>
        </w:rPr>
      </w:pPr>
      <w:r>
        <w:rPr>
          <w:rFonts w:ascii="Times New Roman" w:eastAsia="Times New Roman" w:hAnsi="Times New Roman" w:cs="Times New Roman"/>
          <w:sz w:val="24"/>
          <w:szCs w:val="24"/>
        </w:rPr>
        <w:t>FMIA -Federal Meat Inspection Act</w:t>
      </w:r>
    </w:p>
    <w:p w14:paraId="6404D2D6"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FSIS- U.S. Department of Agriculture’s Food Safety and Inspection Service (FSIS) </w:t>
      </w:r>
    </w:p>
    <w:p w14:paraId="281934E9"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FSMA- </w:t>
      </w:r>
      <w:hyperlink r:id="rId20">
        <w:r>
          <w:rPr>
            <w:rFonts w:ascii="Times New Roman" w:eastAsia="Times New Roman" w:hAnsi="Times New Roman" w:cs="Times New Roman"/>
            <w:sz w:val="24"/>
            <w:szCs w:val="24"/>
          </w:rPr>
          <w:t>Food Safety Modernization Act</w:t>
        </w:r>
      </w:hyperlink>
    </w:p>
    <w:p w14:paraId="6A0F87F6"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HACCP- </w:t>
      </w:r>
      <w:hyperlink r:id="rId21">
        <w:r>
          <w:rPr>
            <w:rFonts w:ascii="Times New Roman" w:eastAsia="Times New Roman" w:hAnsi="Times New Roman" w:cs="Times New Roman"/>
            <w:sz w:val="24"/>
            <w:szCs w:val="24"/>
          </w:rPr>
          <w:t>Hazard Analysis Critical Control Point</w:t>
        </w:r>
      </w:hyperlink>
    </w:p>
    <w:p w14:paraId="70DFE6D8"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ITC-International Trade Commission </w:t>
      </w:r>
    </w:p>
    <w:p w14:paraId="58A7DDAF"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MD - Mekong Delta </w:t>
      </w:r>
    </w:p>
    <w:p w14:paraId="3AF06E19"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NFI-National Fisheries Ins</w:t>
      </w:r>
      <w:r>
        <w:rPr>
          <w:rFonts w:ascii="Times New Roman" w:eastAsia="Times New Roman" w:hAnsi="Times New Roman" w:cs="Times New Roman"/>
          <w:sz w:val="24"/>
          <w:szCs w:val="24"/>
        </w:rPr>
        <w:t>titute</w:t>
      </w:r>
    </w:p>
    <w:p w14:paraId="34BC81A9"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USDC- United States Department of Commerce</w:t>
      </w:r>
    </w:p>
    <w:p w14:paraId="3EC6FC4C"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USDA-United States Department of Agriculture</w:t>
      </w:r>
    </w:p>
    <w:p w14:paraId="72C9C985" w14:textId="77777777" w:rsidR="007C6175" w:rsidRDefault="00875B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VASEP-Vietnamese Association of Seafood Exporter and Processors </w:t>
      </w:r>
    </w:p>
    <w:p w14:paraId="4244F252" w14:textId="77777777" w:rsidR="007C6175" w:rsidRDefault="007C6175">
      <w:pPr>
        <w:spacing w:line="480" w:lineRule="auto"/>
        <w:rPr>
          <w:rFonts w:ascii="Times New Roman" w:eastAsia="Times New Roman" w:hAnsi="Times New Roman" w:cs="Times New Roman"/>
          <w:sz w:val="24"/>
          <w:szCs w:val="24"/>
        </w:rPr>
      </w:pPr>
    </w:p>
    <w:p w14:paraId="6A110921" w14:textId="77777777" w:rsidR="007C6175" w:rsidRDefault="007C6175">
      <w:pPr>
        <w:spacing w:line="480" w:lineRule="auto"/>
        <w:rPr>
          <w:rFonts w:ascii="Times New Roman" w:eastAsia="Times New Roman" w:hAnsi="Times New Roman" w:cs="Times New Roman"/>
          <w:sz w:val="24"/>
          <w:szCs w:val="24"/>
        </w:rPr>
      </w:pPr>
    </w:p>
    <w:p w14:paraId="2A9832EC" w14:textId="77777777" w:rsidR="007C6175" w:rsidRDefault="007C6175">
      <w:pPr>
        <w:spacing w:line="480" w:lineRule="auto"/>
        <w:rPr>
          <w:rFonts w:ascii="Times New Roman" w:eastAsia="Times New Roman" w:hAnsi="Times New Roman" w:cs="Times New Roman"/>
          <w:sz w:val="24"/>
          <w:szCs w:val="24"/>
        </w:rPr>
      </w:pPr>
    </w:p>
    <w:p w14:paraId="2BE64BD9" w14:textId="77777777" w:rsidR="007C6175" w:rsidRDefault="007C6175">
      <w:pPr>
        <w:spacing w:line="480" w:lineRule="auto"/>
        <w:rPr>
          <w:rFonts w:ascii="Times New Roman" w:eastAsia="Times New Roman" w:hAnsi="Times New Roman" w:cs="Times New Roman"/>
          <w:sz w:val="24"/>
          <w:szCs w:val="24"/>
        </w:rPr>
      </w:pPr>
    </w:p>
    <w:p w14:paraId="3CF87B94" w14:textId="77777777" w:rsidR="007C6175" w:rsidRDefault="007C6175">
      <w:pPr>
        <w:spacing w:line="480" w:lineRule="auto"/>
        <w:rPr>
          <w:rFonts w:ascii="Times New Roman" w:eastAsia="Times New Roman" w:hAnsi="Times New Roman" w:cs="Times New Roman"/>
          <w:sz w:val="24"/>
          <w:szCs w:val="24"/>
        </w:rPr>
      </w:pPr>
    </w:p>
    <w:p w14:paraId="23A9BC00" w14:textId="77777777" w:rsidR="007C6175" w:rsidRDefault="007C6175">
      <w:pPr>
        <w:spacing w:line="480" w:lineRule="auto"/>
        <w:rPr>
          <w:rFonts w:ascii="Times New Roman" w:eastAsia="Times New Roman" w:hAnsi="Times New Roman" w:cs="Times New Roman"/>
          <w:sz w:val="24"/>
          <w:szCs w:val="24"/>
        </w:rPr>
      </w:pPr>
    </w:p>
    <w:p w14:paraId="419E20AB" w14:textId="77777777" w:rsidR="007C6175" w:rsidRDefault="007C6175">
      <w:pPr>
        <w:spacing w:line="480" w:lineRule="auto"/>
        <w:rPr>
          <w:rFonts w:ascii="Times New Roman" w:eastAsia="Times New Roman" w:hAnsi="Times New Roman" w:cs="Times New Roman"/>
          <w:sz w:val="24"/>
          <w:szCs w:val="24"/>
        </w:rPr>
      </w:pPr>
    </w:p>
    <w:p w14:paraId="6A5823B3" w14:textId="77777777" w:rsidR="007C6175" w:rsidRDefault="007C6175">
      <w:pPr>
        <w:spacing w:line="480" w:lineRule="auto"/>
        <w:rPr>
          <w:rFonts w:ascii="Times New Roman" w:eastAsia="Times New Roman" w:hAnsi="Times New Roman" w:cs="Times New Roman"/>
          <w:sz w:val="24"/>
          <w:szCs w:val="24"/>
        </w:rPr>
      </w:pPr>
    </w:p>
    <w:p w14:paraId="525E733A" w14:textId="77777777" w:rsidR="007C6175" w:rsidRDefault="007C6175">
      <w:pPr>
        <w:spacing w:line="480" w:lineRule="auto"/>
        <w:rPr>
          <w:rFonts w:ascii="Times New Roman" w:eastAsia="Times New Roman" w:hAnsi="Times New Roman" w:cs="Times New Roman"/>
          <w:sz w:val="24"/>
          <w:szCs w:val="24"/>
        </w:rPr>
      </w:pPr>
    </w:p>
    <w:p w14:paraId="0C7752D0" w14:textId="77777777" w:rsidR="007C6175" w:rsidRDefault="007C6175">
      <w:pPr>
        <w:spacing w:line="480" w:lineRule="auto"/>
        <w:rPr>
          <w:rFonts w:ascii="Times New Roman" w:eastAsia="Times New Roman" w:hAnsi="Times New Roman" w:cs="Times New Roman"/>
          <w:sz w:val="24"/>
          <w:szCs w:val="24"/>
        </w:rPr>
      </w:pPr>
    </w:p>
    <w:p w14:paraId="58B0A7C3" w14:textId="77777777" w:rsidR="007C6175" w:rsidRDefault="00875B97">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w:t>
      </w:r>
    </w:p>
    <w:p w14:paraId="0C20D882" w14:textId="77777777" w:rsidR="007C6175" w:rsidRDefault="007C6175">
      <w:pPr>
        <w:spacing w:line="480" w:lineRule="auto"/>
        <w:jc w:val="center"/>
        <w:rPr>
          <w:rFonts w:ascii="Times New Roman" w:eastAsia="Times New Roman" w:hAnsi="Times New Roman" w:cs="Times New Roman"/>
          <w:sz w:val="24"/>
          <w:szCs w:val="24"/>
        </w:rPr>
      </w:pPr>
    </w:p>
    <w:p w14:paraId="631E9F95" w14:textId="77777777" w:rsidR="007C6175" w:rsidRDefault="00875B97">
      <w:pPr>
        <w:spacing w:line="480" w:lineRule="auto"/>
        <w:rPr>
          <w:rFonts w:ascii="Times New Roman" w:eastAsia="Times New Roman" w:hAnsi="Times New Roman" w:cs="Times New Roman"/>
          <w:color w:val="3A3A3A"/>
          <w:sz w:val="24"/>
          <w:szCs w:val="24"/>
          <w:highlight w:val="white"/>
        </w:rPr>
      </w:pPr>
      <w:r>
        <w:rPr>
          <w:rFonts w:ascii="Times New Roman" w:eastAsia="Times New Roman" w:hAnsi="Times New Roman" w:cs="Times New Roman"/>
          <w:color w:val="3A3A3A"/>
          <w:sz w:val="24"/>
          <w:szCs w:val="24"/>
          <w:highlight w:val="white"/>
        </w:rPr>
        <w:t>Brambilla, P. (2012). ADJUSTING TO TRADE POLICY: EVIDENCE FROM U.S. ANTIDUM</w:t>
      </w:r>
      <w:r>
        <w:rPr>
          <w:rFonts w:ascii="Times New Roman" w:eastAsia="Times New Roman" w:hAnsi="Times New Roman" w:cs="Times New Roman"/>
          <w:color w:val="3A3A3A"/>
          <w:sz w:val="24"/>
          <w:szCs w:val="24"/>
          <w:highlight w:val="white"/>
        </w:rPr>
        <w:t xml:space="preserve">PING DUTIES ON VIETNAMESE CATFISH. </w:t>
      </w:r>
      <w:r>
        <w:rPr>
          <w:rFonts w:ascii="Times New Roman" w:eastAsia="Times New Roman" w:hAnsi="Times New Roman" w:cs="Times New Roman"/>
          <w:i/>
          <w:color w:val="3A3A3A"/>
          <w:sz w:val="24"/>
          <w:szCs w:val="24"/>
          <w:highlight w:val="white"/>
        </w:rPr>
        <w:t>The Review of Economics and Statistics</w:t>
      </w:r>
      <w:r>
        <w:rPr>
          <w:rFonts w:ascii="Times New Roman" w:eastAsia="Times New Roman" w:hAnsi="Times New Roman" w:cs="Times New Roman"/>
          <w:color w:val="3A3A3A"/>
          <w:sz w:val="24"/>
          <w:szCs w:val="24"/>
          <w:highlight w:val="white"/>
        </w:rPr>
        <w:t xml:space="preserve">, </w:t>
      </w:r>
      <w:r>
        <w:rPr>
          <w:rFonts w:ascii="Times New Roman" w:eastAsia="Times New Roman" w:hAnsi="Times New Roman" w:cs="Times New Roman"/>
          <w:i/>
          <w:color w:val="3A3A3A"/>
          <w:sz w:val="24"/>
          <w:szCs w:val="24"/>
          <w:highlight w:val="white"/>
        </w:rPr>
        <w:t>94</w:t>
      </w:r>
      <w:r>
        <w:rPr>
          <w:rFonts w:ascii="Times New Roman" w:eastAsia="Times New Roman" w:hAnsi="Times New Roman" w:cs="Times New Roman"/>
          <w:color w:val="3A3A3A"/>
          <w:sz w:val="24"/>
          <w:szCs w:val="24"/>
          <w:highlight w:val="white"/>
        </w:rPr>
        <w:t xml:space="preserve">(1), 304–319. </w:t>
      </w:r>
      <w:hyperlink r:id="rId22">
        <w:r>
          <w:rPr>
            <w:rFonts w:ascii="Times New Roman" w:eastAsia="Times New Roman" w:hAnsi="Times New Roman" w:cs="Times New Roman"/>
            <w:color w:val="1155CC"/>
            <w:sz w:val="24"/>
            <w:szCs w:val="24"/>
            <w:highlight w:val="white"/>
            <w:u w:val="single"/>
          </w:rPr>
          <w:t>https://doi.org/10.1162/REST_a_00168</w:t>
        </w:r>
      </w:hyperlink>
    </w:p>
    <w:p w14:paraId="28DD055A" w14:textId="77777777" w:rsidR="007C6175" w:rsidRDefault="007C6175">
      <w:pPr>
        <w:spacing w:line="480" w:lineRule="auto"/>
        <w:rPr>
          <w:rFonts w:ascii="Times New Roman" w:eastAsia="Times New Roman" w:hAnsi="Times New Roman" w:cs="Times New Roman"/>
          <w:color w:val="3A3A3A"/>
          <w:sz w:val="24"/>
          <w:szCs w:val="24"/>
          <w:highlight w:val="white"/>
        </w:rPr>
      </w:pPr>
    </w:p>
    <w:p w14:paraId="42230897" w14:textId="77777777" w:rsidR="007C6175" w:rsidRDefault="007C6175">
      <w:pPr>
        <w:spacing w:line="480" w:lineRule="auto"/>
        <w:rPr>
          <w:rFonts w:ascii="Times New Roman" w:eastAsia="Times New Roman" w:hAnsi="Times New Roman" w:cs="Times New Roman"/>
          <w:color w:val="3A3A3A"/>
          <w:sz w:val="24"/>
          <w:szCs w:val="24"/>
          <w:highlight w:val="white"/>
        </w:rPr>
      </w:pPr>
    </w:p>
    <w:p w14:paraId="550D59DA" w14:textId="77777777" w:rsidR="007C6175" w:rsidRDefault="007C6175">
      <w:pPr>
        <w:spacing w:line="480" w:lineRule="auto"/>
        <w:rPr>
          <w:rFonts w:ascii="Times New Roman" w:eastAsia="Times New Roman" w:hAnsi="Times New Roman" w:cs="Times New Roman"/>
          <w:color w:val="3A3A3A"/>
          <w:sz w:val="24"/>
          <w:szCs w:val="24"/>
          <w:highlight w:val="white"/>
        </w:rPr>
      </w:pPr>
    </w:p>
    <w:p w14:paraId="7C3CE798" w14:textId="77777777" w:rsidR="007C6175" w:rsidRDefault="00875B97">
      <w:pPr>
        <w:spacing w:line="480" w:lineRule="auto"/>
        <w:rPr>
          <w:rFonts w:ascii="Times New Roman" w:eastAsia="Times New Roman" w:hAnsi="Times New Roman" w:cs="Times New Roman"/>
          <w:color w:val="3A3A3A"/>
          <w:sz w:val="24"/>
          <w:szCs w:val="24"/>
          <w:highlight w:val="white"/>
        </w:rPr>
      </w:pPr>
      <w:r>
        <w:rPr>
          <w:rFonts w:ascii="Times New Roman" w:eastAsia="Times New Roman" w:hAnsi="Times New Roman" w:cs="Times New Roman"/>
          <w:color w:val="3A3A3A"/>
          <w:sz w:val="24"/>
          <w:szCs w:val="24"/>
          <w:highlight w:val="white"/>
        </w:rPr>
        <w:t xml:space="preserve">Duc, N. (2010). Application of econometric models for price impact assessment of antidumping measures and labelling laws on global markets: a case study of Vietnamese striped catfish. </w:t>
      </w:r>
      <w:r>
        <w:rPr>
          <w:rFonts w:ascii="Times New Roman" w:eastAsia="Times New Roman" w:hAnsi="Times New Roman" w:cs="Times New Roman"/>
          <w:i/>
          <w:color w:val="3A3A3A"/>
          <w:sz w:val="24"/>
          <w:szCs w:val="24"/>
          <w:highlight w:val="white"/>
        </w:rPr>
        <w:t>Reviews in Aquaculture</w:t>
      </w:r>
      <w:r>
        <w:rPr>
          <w:rFonts w:ascii="Times New Roman" w:eastAsia="Times New Roman" w:hAnsi="Times New Roman" w:cs="Times New Roman"/>
          <w:color w:val="3A3A3A"/>
          <w:sz w:val="24"/>
          <w:szCs w:val="24"/>
          <w:highlight w:val="white"/>
        </w:rPr>
        <w:t xml:space="preserve">, </w:t>
      </w:r>
      <w:r>
        <w:rPr>
          <w:rFonts w:ascii="Times New Roman" w:eastAsia="Times New Roman" w:hAnsi="Times New Roman" w:cs="Times New Roman"/>
          <w:i/>
          <w:color w:val="3A3A3A"/>
          <w:sz w:val="24"/>
          <w:szCs w:val="24"/>
          <w:highlight w:val="white"/>
        </w:rPr>
        <w:t>2</w:t>
      </w:r>
      <w:r>
        <w:rPr>
          <w:rFonts w:ascii="Times New Roman" w:eastAsia="Times New Roman" w:hAnsi="Times New Roman" w:cs="Times New Roman"/>
          <w:color w:val="3A3A3A"/>
          <w:sz w:val="24"/>
          <w:szCs w:val="24"/>
          <w:highlight w:val="white"/>
        </w:rPr>
        <w:t xml:space="preserve">(2), 86–101. </w:t>
      </w:r>
      <w:hyperlink r:id="rId23">
        <w:r>
          <w:rPr>
            <w:rFonts w:ascii="Times New Roman" w:eastAsia="Times New Roman" w:hAnsi="Times New Roman" w:cs="Times New Roman"/>
            <w:color w:val="1155CC"/>
            <w:sz w:val="24"/>
            <w:szCs w:val="24"/>
            <w:highlight w:val="white"/>
            <w:u w:val="single"/>
          </w:rPr>
          <w:t>https://doi.org/10.1111/j.1753-5131</w:t>
        </w:r>
        <w:r>
          <w:rPr>
            <w:rFonts w:ascii="Times New Roman" w:eastAsia="Times New Roman" w:hAnsi="Times New Roman" w:cs="Times New Roman"/>
            <w:color w:val="1155CC"/>
            <w:sz w:val="24"/>
            <w:szCs w:val="24"/>
            <w:highlight w:val="white"/>
            <w:u w:val="single"/>
          </w:rPr>
          <w:t>.</w:t>
        </w:r>
        <w:r>
          <w:rPr>
            <w:rFonts w:ascii="Times New Roman" w:eastAsia="Times New Roman" w:hAnsi="Times New Roman" w:cs="Times New Roman"/>
            <w:color w:val="1155CC"/>
            <w:sz w:val="24"/>
            <w:szCs w:val="24"/>
            <w:highlight w:val="white"/>
            <w:u w:val="single"/>
          </w:rPr>
          <w:t>2010.01024.x</w:t>
        </w:r>
      </w:hyperlink>
    </w:p>
    <w:p w14:paraId="478DA589" w14:textId="77777777" w:rsidR="007C6175" w:rsidRDefault="007C6175">
      <w:pPr>
        <w:spacing w:line="480" w:lineRule="auto"/>
        <w:rPr>
          <w:rFonts w:ascii="Times New Roman" w:eastAsia="Times New Roman" w:hAnsi="Times New Roman" w:cs="Times New Roman"/>
          <w:color w:val="38761D"/>
          <w:sz w:val="24"/>
          <w:szCs w:val="24"/>
          <w:highlight w:val="white"/>
        </w:rPr>
      </w:pPr>
    </w:p>
    <w:p w14:paraId="2014413A" w14:textId="77777777" w:rsidR="007C6175" w:rsidRDefault="00875B97">
      <w:pPr>
        <w:shd w:val="clear" w:color="auto" w:fill="FFFFFF"/>
        <w:spacing w:line="480" w:lineRule="auto"/>
        <w:rPr>
          <w:rFonts w:ascii="Times New Roman" w:eastAsia="Times New Roman" w:hAnsi="Times New Roman" w:cs="Times New Roman"/>
          <w:color w:val="3A3A3A"/>
          <w:sz w:val="24"/>
          <w:szCs w:val="24"/>
          <w:highlight w:val="white"/>
        </w:rPr>
      </w:pPr>
      <w:r>
        <w:rPr>
          <w:rFonts w:ascii="Times New Roman" w:eastAsia="Times New Roman" w:hAnsi="Times New Roman" w:cs="Times New Roman"/>
          <w:color w:val="3A3A3A"/>
          <w:sz w:val="24"/>
          <w:szCs w:val="24"/>
          <w:highlight w:val="white"/>
        </w:rPr>
        <w:t xml:space="preserve">Zhong, S. (2016). Channel catfish in China: Historical aspects, </w:t>
      </w:r>
      <w:proofErr w:type="gramStart"/>
      <w:r>
        <w:rPr>
          <w:rFonts w:ascii="Times New Roman" w:eastAsia="Times New Roman" w:hAnsi="Times New Roman" w:cs="Times New Roman"/>
          <w:color w:val="3A3A3A"/>
          <w:sz w:val="24"/>
          <w:szCs w:val="24"/>
          <w:highlight w:val="white"/>
        </w:rPr>
        <w:t>current status</w:t>
      </w:r>
      <w:proofErr w:type="gramEnd"/>
      <w:r>
        <w:rPr>
          <w:rFonts w:ascii="Times New Roman" w:eastAsia="Times New Roman" w:hAnsi="Times New Roman" w:cs="Times New Roman"/>
          <w:color w:val="3A3A3A"/>
          <w:sz w:val="24"/>
          <w:szCs w:val="24"/>
          <w:highlight w:val="white"/>
        </w:rPr>
        <w:t xml:space="preserve">, and problems. </w:t>
      </w:r>
      <w:r>
        <w:rPr>
          <w:rFonts w:ascii="Times New Roman" w:eastAsia="Times New Roman" w:hAnsi="Times New Roman" w:cs="Times New Roman"/>
          <w:i/>
          <w:color w:val="3A3A3A"/>
          <w:sz w:val="24"/>
          <w:szCs w:val="24"/>
          <w:highlight w:val="white"/>
        </w:rPr>
        <w:t>Aquaculture</w:t>
      </w:r>
      <w:r>
        <w:rPr>
          <w:rFonts w:ascii="Times New Roman" w:eastAsia="Times New Roman" w:hAnsi="Times New Roman" w:cs="Times New Roman"/>
          <w:color w:val="3A3A3A"/>
          <w:sz w:val="24"/>
          <w:szCs w:val="24"/>
          <w:highlight w:val="white"/>
        </w:rPr>
        <w:t xml:space="preserve">, </w:t>
      </w:r>
      <w:r>
        <w:rPr>
          <w:rFonts w:ascii="Times New Roman" w:eastAsia="Times New Roman" w:hAnsi="Times New Roman" w:cs="Times New Roman"/>
          <w:i/>
          <w:color w:val="3A3A3A"/>
          <w:sz w:val="24"/>
          <w:szCs w:val="24"/>
          <w:highlight w:val="white"/>
        </w:rPr>
        <w:t>465</w:t>
      </w:r>
      <w:r>
        <w:rPr>
          <w:rFonts w:ascii="Times New Roman" w:eastAsia="Times New Roman" w:hAnsi="Times New Roman" w:cs="Times New Roman"/>
          <w:color w:val="3A3A3A"/>
          <w:sz w:val="24"/>
          <w:szCs w:val="24"/>
          <w:highlight w:val="white"/>
        </w:rPr>
        <w:t>, 367–373. https://doi.org/10.</w:t>
      </w:r>
      <w:r>
        <w:rPr>
          <w:rFonts w:ascii="Times New Roman" w:eastAsia="Times New Roman" w:hAnsi="Times New Roman" w:cs="Times New Roman"/>
          <w:color w:val="3A3A3A"/>
          <w:sz w:val="24"/>
          <w:szCs w:val="24"/>
          <w:highlight w:val="white"/>
        </w:rPr>
        <w:t>1016/j.aquaculture.2016.09.032</w:t>
      </w:r>
    </w:p>
    <w:p w14:paraId="44171A59" w14:textId="77777777" w:rsidR="007C6175" w:rsidRDefault="007C6175">
      <w:pPr>
        <w:spacing w:line="480" w:lineRule="auto"/>
        <w:rPr>
          <w:rFonts w:ascii="Times New Roman" w:eastAsia="Times New Roman" w:hAnsi="Times New Roman" w:cs="Times New Roman"/>
          <w:color w:val="4A7F06"/>
          <w:sz w:val="24"/>
          <w:szCs w:val="24"/>
          <w:shd w:val="clear" w:color="auto" w:fill="F8F8F8"/>
        </w:rPr>
      </w:pPr>
    </w:p>
    <w:p w14:paraId="455A9EB9" w14:textId="77777777" w:rsidR="007C6175" w:rsidRDefault="00875B97">
      <w:pPr>
        <w:spacing w:line="480" w:lineRule="auto"/>
        <w:rPr>
          <w:rFonts w:ascii="Times New Roman" w:eastAsia="Times New Roman" w:hAnsi="Times New Roman" w:cs="Times New Roman"/>
          <w:color w:val="3A3A3A"/>
          <w:sz w:val="24"/>
          <w:szCs w:val="24"/>
          <w:highlight w:val="white"/>
        </w:rPr>
      </w:pPr>
      <w:r>
        <w:rPr>
          <w:rFonts w:ascii="Times New Roman" w:eastAsia="Times New Roman" w:hAnsi="Times New Roman" w:cs="Times New Roman"/>
          <w:color w:val="3A3A3A"/>
          <w:sz w:val="24"/>
          <w:szCs w:val="24"/>
          <w:highlight w:val="white"/>
        </w:rPr>
        <w:t xml:space="preserve">Bipartisan E&amp;C Members Urge House Leaders to Schedule Swift Vote to End USDA’s Duplicative Catfish Program. (2016). In </w:t>
      </w:r>
      <w:r>
        <w:rPr>
          <w:rFonts w:ascii="Times New Roman" w:eastAsia="Times New Roman" w:hAnsi="Times New Roman" w:cs="Times New Roman"/>
          <w:i/>
          <w:color w:val="3A3A3A"/>
          <w:sz w:val="24"/>
          <w:szCs w:val="24"/>
          <w:highlight w:val="white"/>
        </w:rPr>
        <w:t>Congressional Documents and Publications</w:t>
      </w:r>
      <w:r>
        <w:rPr>
          <w:rFonts w:ascii="Times New Roman" w:eastAsia="Times New Roman" w:hAnsi="Times New Roman" w:cs="Times New Roman"/>
          <w:color w:val="3A3A3A"/>
          <w:sz w:val="24"/>
          <w:szCs w:val="24"/>
          <w:highlight w:val="white"/>
        </w:rPr>
        <w:t>. Federal Information &amp; News Dispatch, LLC.</w:t>
      </w:r>
    </w:p>
    <w:p w14:paraId="4088099B" w14:textId="77777777" w:rsidR="007C6175" w:rsidRDefault="007C6175">
      <w:pPr>
        <w:spacing w:line="480" w:lineRule="auto"/>
        <w:rPr>
          <w:rFonts w:ascii="Times New Roman" w:eastAsia="Times New Roman" w:hAnsi="Times New Roman" w:cs="Times New Roman"/>
          <w:color w:val="3A3A3A"/>
          <w:sz w:val="24"/>
          <w:szCs w:val="24"/>
          <w:highlight w:val="white"/>
        </w:rPr>
      </w:pPr>
    </w:p>
    <w:p w14:paraId="3DE55673" w14:textId="77777777" w:rsidR="007C6175" w:rsidRDefault="00875B97">
      <w:pPr>
        <w:spacing w:line="480" w:lineRule="auto"/>
        <w:rPr>
          <w:rFonts w:ascii="Times New Roman" w:eastAsia="Times New Roman" w:hAnsi="Times New Roman" w:cs="Times New Roman"/>
          <w:color w:val="3A3A3A"/>
          <w:sz w:val="24"/>
          <w:szCs w:val="24"/>
          <w:highlight w:val="white"/>
        </w:rPr>
      </w:pPr>
      <w:r>
        <w:rPr>
          <w:rFonts w:ascii="Times New Roman" w:eastAsia="Times New Roman" w:hAnsi="Times New Roman" w:cs="Times New Roman"/>
          <w:color w:val="3A3A3A"/>
          <w:sz w:val="24"/>
          <w:szCs w:val="24"/>
          <w:highlight w:val="white"/>
        </w:rPr>
        <w:t>Durkin, E. (2014). F</w:t>
      </w:r>
      <w:r>
        <w:rPr>
          <w:rFonts w:ascii="Times New Roman" w:eastAsia="Times New Roman" w:hAnsi="Times New Roman" w:cs="Times New Roman"/>
          <w:color w:val="3A3A3A"/>
          <w:sz w:val="24"/>
          <w:szCs w:val="24"/>
          <w:highlight w:val="white"/>
        </w:rPr>
        <w:t xml:space="preserve">DA, USDA Move Ahead </w:t>
      </w:r>
      <w:proofErr w:type="gramStart"/>
      <w:r>
        <w:rPr>
          <w:rFonts w:ascii="Times New Roman" w:eastAsia="Times New Roman" w:hAnsi="Times New Roman" w:cs="Times New Roman"/>
          <w:color w:val="3A3A3A"/>
          <w:sz w:val="24"/>
          <w:szCs w:val="24"/>
          <w:highlight w:val="white"/>
        </w:rPr>
        <w:t>With</w:t>
      </w:r>
      <w:proofErr w:type="gramEnd"/>
      <w:r>
        <w:rPr>
          <w:rFonts w:ascii="Times New Roman" w:eastAsia="Times New Roman" w:hAnsi="Times New Roman" w:cs="Times New Roman"/>
          <w:color w:val="3A3A3A"/>
          <w:sz w:val="24"/>
          <w:szCs w:val="24"/>
          <w:highlight w:val="white"/>
        </w:rPr>
        <w:t xml:space="preserve"> Controversial Catfish Transfer Under Farm Bill. </w:t>
      </w:r>
      <w:proofErr w:type="spellStart"/>
      <w:r>
        <w:rPr>
          <w:rFonts w:ascii="Times New Roman" w:eastAsia="Times New Roman" w:hAnsi="Times New Roman" w:cs="Times New Roman"/>
          <w:i/>
          <w:color w:val="3A3A3A"/>
          <w:sz w:val="24"/>
          <w:szCs w:val="24"/>
          <w:highlight w:val="white"/>
        </w:rPr>
        <w:t>InsideHealthPolicy.com’s</w:t>
      </w:r>
      <w:proofErr w:type="spellEnd"/>
      <w:r>
        <w:rPr>
          <w:rFonts w:ascii="Times New Roman" w:eastAsia="Times New Roman" w:hAnsi="Times New Roman" w:cs="Times New Roman"/>
          <w:i/>
          <w:color w:val="3A3A3A"/>
          <w:sz w:val="24"/>
          <w:szCs w:val="24"/>
          <w:highlight w:val="white"/>
        </w:rPr>
        <w:t xml:space="preserve"> FDA Week</w:t>
      </w:r>
      <w:r>
        <w:rPr>
          <w:rFonts w:ascii="Times New Roman" w:eastAsia="Times New Roman" w:hAnsi="Times New Roman" w:cs="Times New Roman"/>
          <w:color w:val="3A3A3A"/>
          <w:sz w:val="24"/>
          <w:szCs w:val="24"/>
          <w:highlight w:val="white"/>
        </w:rPr>
        <w:t xml:space="preserve">, </w:t>
      </w:r>
      <w:r>
        <w:rPr>
          <w:rFonts w:ascii="Times New Roman" w:eastAsia="Times New Roman" w:hAnsi="Times New Roman" w:cs="Times New Roman"/>
          <w:i/>
          <w:color w:val="3A3A3A"/>
          <w:sz w:val="24"/>
          <w:szCs w:val="24"/>
          <w:highlight w:val="white"/>
        </w:rPr>
        <w:t>20</w:t>
      </w:r>
      <w:r>
        <w:rPr>
          <w:rFonts w:ascii="Times New Roman" w:eastAsia="Times New Roman" w:hAnsi="Times New Roman" w:cs="Times New Roman"/>
          <w:color w:val="3A3A3A"/>
          <w:sz w:val="24"/>
          <w:szCs w:val="24"/>
          <w:highlight w:val="white"/>
        </w:rPr>
        <w:t>(20), 9–10.</w:t>
      </w:r>
    </w:p>
    <w:p w14:paraId="22325D22" w14:textId="77777777" w:rsidR="007C6175" w:rsidRDefault="007C6175">
      <w:pPr>
        <w:spacing w:line="480" w:lineRule="auto"/>
        <w:rPr>
          <w:rFonts w:ascii="Times New Roman" w:eastAsia="Times New Roman" w:hAnsi="Times New Roman" w:cs="Times New Roman"/>
          <w:color w:val="3A3A3A"/>
          <w:sz w:val="24"/>
          <w:szCs w:val="24"/>
          <w:highlight w:val="white"/>
        </w:rPr>
      </w:pPr>
    </w:p>
    <w:p w14:paraId="012BB5A6" w14:textId="77777777" w:rsidR="007C6175" w:rsidRDefault="00875B97">
      <w:pPr>
        <w:spacing w:line="480" w:lineRule="auto"/>
        <w:rPr>
          <w:rFonts w:ascii="Times New Roman" w:eastAsia="Times New Roman" w:hAnsi="Times New Roman" w:cs="Times New Roman"/>
          <w:color w:val="3A3A3A"/>
          <w:sz w:val="24"/>
          <w:szCs w:val="24"/>
          <w:highlight w:val="white"/>
        </w:rPr>
      </w:pPr>
      <w:r>
        <w:rPr>
          <w:rFonts w:ascii="Times New Roman" w:eastAsia="Times New Roman" w:hAnsi="Times New Roman" w:cs="Times New Roman"/>
          <w:color w:val="3A3A3A"/>
          <w:sz w:val="24"/>
          <w:szCs w:val="24"/>
          <w:highlight w:val="white"/>
        </w:rPr>
        <w:t xml:space="preserve">Shearer, P. (2016). Catfish inspection where does it belong: USDA or FDA? </w:t>
      </w:r>
      <w:r>
        <w:rPr>
          <w:rFonts w:ascii="Times New Roman" w:eastAsia="Times New Roman" w:hAnsi="Times New Roman" w:cs="Times New Roman"/>
          <w:i/>
          <w:color w:val="3A3A3A"/>
          <w:sz w:val="24"/>
          <w:szCs w:val="24"/>
          <w:highlight w:val="white"/>
        </w:rPr>
        <w:t>National Hog Farmer</w:t>
      </w:r>
      <w:r>
        <w:rPr>
          <w:rFonts w:ascii="Times New Roman" w:eastAsia="Times New Roman" w:hAnsi="Times New Roman" w:cs="Times New Roman"/>
          <w:color w:val="3A3A3A"/>
          <w:sz w:val="24"/>
          <w:szCs w:val="24"/>
          <w:highlight w:val="white"/>
        </w:rPr>
        <w:t>.</w:t>
      </w:r>
    </w:p>
    <w:p w14:paraId="04E4620C" w14:textId="77777777" w:rsidR="007C6175" w:rsidRDefault="007C6175">
      <w:pPr>
        <w:spacing w:line="480" w:lineRule="auto"/>
        <w:rPr>
          <w:rFonts w:ascii="Times New Roman" w:eastAsia="Times New Roman" w:hAnsi="Times New Roman" w:cs="Times New Roman"/>
          <w:color w:val="3A3A3A"/>
          <w:sz w:val="24"/>
          <w:szCs w:val="24"/>
          <w:highlight w:val="white"/>
        </w:rPr>
      </w:pPr>
    </w:p>
    <w:p w14:paraId="48921770" w14:textId="77777777" w:rsidR="007C6175" w:rsidRDefault="00875B97">
      <w:pPr>
        <w:shd w:val="clear" w:color="auto" w:fill="FFFFFF"/>
        <w:spacing w:line="480" w:lineRule="auto"/>
        <w:ind w:left="920" w:hanging="460"/>
        <w:rPr>
          <w:color w:val="3A3A3A"/>
          <w:sz w:val="23"/>
          <w:szCs w:val="23"/>
          <w:highlight w:val="white"/>
        </w:rPr>
      </w:pPr>
      <w:r>
        <w:rPr>
          <w:color w:val="3A3A3A"/>
          <w:sz w:val="23"/>
          <w:szCs w:val="23"/>
          <w:highlight w:val="white"/>
        </w:rPr>
        <w:t xml:space="preserve">Todd IV, W. (2014). </w:t>
      </w:r>
      <w:r>
        <w:rPr>
          <w:i/>
          <w:color w:val="3A3A3A"/>
          <w:sz w:val="23"/>
          <w:szCs w:val="23"/>
          <w:highlight w:val="white"/>
        </w:rPr>
        <w:t xml:space="preserve">THE CATFISH SAGA </w:t>
      </w:r>
      <w:r>
        <w:rPr>
          <w:i/>
          <w:color w:val="3A3A3A"/>
          <w:sz w:val="23"/>
          <w:szCs w:val="23"/>
          <w:highlight w:val="white"/>
        </w:rPr>
        <w:t>IN THE U.S.-VIETNAM TRADE RELATIONSHIP UNDER THE PRESIDENT BARACK OBAMA ADMINISTRATION: 2009-2014</w:t>
      </w:r>
      <w:r>
        <w:rPr>
          <w:color w:val="3A3A3A"/>
          <w:sz w:val="23"/>
          <w:szCs w:val="23"/>
          <w:highlight w:val="white"/>
        </w:rPr>
        <w:t>. Georgetown University.</w:t>
      </w:r>
    </w:p>
    <w:p w14:paraId="279A080D" w14:textId="77777777" w:rsidR="007C6175" w:rsidRDefault="007C6175">
      <w:pPr>
        <w:spacing w:before="100" w:after="100" w:line="617" w:lineRule="auto"/>
        <w:ind w:left="160" w:right="120"/>
        <w:rPr>
          <w:color w:val="4A7F06"/>
          <w:sz w:val="21"/>
          <w:szCs w:val="21"/>
          <w:shd w:val="clear" w:color="auto" w:fill="F8F8F8"/>
        </w:rPr>
      </w:pPr>
    </w:p>
    <w:p w14:paraId="5B33A593" w14:textId="77777777" w:rsidR="007C6175" w:rsidRDefault="00875B97">
      <w:pPr>
        <w:spacing w:line="480" w:lineRule="auto"/>
        <w:rPr>
          <w:rFonts w:ascii="Times New Roman" w:eastAsia="Times New Roman" w:hAnsi="Times New Roman" w:cs="Times New Roman"/>
          <w:color w:val="6AA84F"/>
          <w:sz w:val="24"/>
          <w:szCs w:val="24"/>
          <w:highlight w:val="white"/>
        </w:rPr>
      </w:pPr>
      <w:r>
        <w:rPr>
          <w:rFonts w:ascii="Times New Roman" w:eastAsia="Times New Roman" w:hAnsi="Times New Roman" w:cs="Times New Roman"/>
          <w:color w:val="6AA84F"/>
          <w:sz w:val="24"/>
          <w:szCs w:val="24"/>
          <w:highlight w:val="white"/>
        </w:rPr>
        <w:t xml:space="preserve">The Obama Administration has stated its opposition to the United 13 Ibid. 14 </w:t>
      </w:r>
      <w:proofErr w:type="spellStart"/>
      <w:r>
        <w:rPr>
          <w:rFonts w:ascii="Times New Roman" w:eastAsia="Times New Roman" w:hAnsi="Times New Roman" w:cs="Times New Roman"/>
          <w:color w:val="6AA84F"/>
          <w:sz w:val="24"/>
          <w:szCs w:val="24"/>
          <w:highlight w:val="white"/>
        </w:rPr>
        <w:t>Manyin</w:t>
      </w:r>
      <w:proofErr w:type="spellEnd"/>
      <w:r>
        <w:rPr>
          <w:rFonts w:ascii="Times New Roman" w:eastAsia="Times New Roman" w:hAnsi="Times New Roman" w:cs="Times New Roman"/>
          <w:color w:val="6AA84F"/>
          <w:sz w:val="24"/>
          <w:szCs w:val="24"/>
          <w:highlight w:val="white"/>
        </w:rPr>
        <w:t>, U.S.-Vietnam Relations in 2013. 37 States Department of Agriculture (USDA) catfish inspection program, which was approved in the 2008 Farm Bill and effectively delayed its</w:t>
      </w:r>
      <w:r>
        <w:rPr>
          <w:rFonts w:ascii="Times New Roman" w:eastAsia="Times New Roman" w:hAnsi="Times New Roman" w:cs="Times New Roman"/>
          <w:color w:val="6AA84F"/>
          <w:sz w:val="24"/>
          <w:szCs w:val="24"/>
          <w:highlight w:val="white"/>
        </w:rPr>
        <w:t xml:space="preserve"> implementation for the entirety of President Obama’s first term.   Additionally, DOC under President Obama, held regular administrative reviews of antidumping duty orders that had been placed on Vietnamese catfish products in 2003. By the end of his first</w:t>
      </w:r>
      <w:r>
        <w:rPr>
          <w:rFonts w:ascii="Times New Roman" w:eastAsia="Times New Roman" w:hAnsi="Times New Roman" w:cs="Times New Roman"/>
          <w:color w:val="6AA84F"/>
          <w:sz w:val="24"/>
          <w:szCs w:val="24"/>
          <w:highlight w:val="white"/>
        </w:rPr>
        <w:t xml:space="preserve"> term in office, these margins had effectively been dropped to zero, which meant that the Vietnamese catfish industry was able to increase exports to the United States. </w:t>
      </w:r>
    </w:p>
    <w:p w14:paraId="6763E3D9" w14:textId="77777777" w:rsidR="007C6175" w:rsidRDefault="007C6175">
      <w:pPr>
        <w:spacing w:line="480" w:lineRule="auto"/>
        <w:rPr>
          <w:rFonts w:ascii="Times New Roman" w:eastAsia="Times New Roman" w:hAnsi="Times New Roman" w:cs="Times New Roman"/>
          <w:color w:val="6AA84F"/>
          <w:sz w:val="24"/>
          <w:szCs w:val="24"/>
          <w:highlight w:val="white"/>
        </w:rPr>
      </w:pPr>
    </w:p>
    <w:p w14:paraId="7E28E7CD" w14:textId="77777777" w:rsidR="007C6175" w:rsidRDefault="00875B97">
      <w:pPr>
        <w:spacing w:line="480" w:lineRule="auto"/>
        <w:rPr>
          <w:rFonts w:ascii="Times New Roman" w:eastAsia="Times New Roman" w:hAnsi="Times New Roman" w:cs="Times New Roman"/>
          <w:color w:val="6AA84F"/>
          <w:sz w:val="24"/>
          <w:szCs w:val="24"/>
          <w:highlight w:val="white"/>
        </w:rPr>
      </w:pPr>
      <w:r>
        <w:rPr>
          <w:rFonts w:ascii="Times New Roman" w:eastAsia="Times New Roman" w:hAnsi="Times New Roman" w:cs="Times New Roman"/>
          <w:color w:val="6AA84F"/>
          <w:sz w:val="24"/>
          <w:szCs w:val="24"/>
          <w:highlight w:val="white"/>
        </w:rPr>
        <w:t xml:space="preserve">Off the record, administration officials were acknowledging they opposed the program </w:t>
      </w:r>
      <w:r>
        <w:rPr>
          <w:rFonts w:ascii="Times New Roman" w:eastAsia="Times New Roman" w:hAnsi="Times New Roman" w:cs="Times New Roman"/>
          <w:color w:val="6AA84F"/>
          <w:sz w:val="24"/>
          <w:szCs w:val="24"/>
          <w:highlight w:val="white"/>
        </w:rPr>
        <w:t>because it endangered broader U.S. relations with Vietnam by this point, and the proposed rule was being used to delay its implementation. Food Safety News described this as an “Only in Washington” form of delay. Vietnam’s seafood exports to the United Sta</w:t>
      </w:r>
      <w:r>
        <w:rPr>
          <w:rFonts w:ascii="Times New Roman" w:eastAsia="Times New Roman" w:hAnsi="Times New Roman" w:cs="Times New Roman"/>
          <w:color w:val="6AA84F"/>
          <w:sz w:val="24"/>
          <w:szCs w:val="24"/>
          <w:highlight w:val="white"/>
        </w:rPr>
        <w:t>tes, including catfish products, would 28 Ibid. 29 Ibid. 45 break a new record with $5 billion in 2011, but USDA would not be doing any catfish inspections.3</w:t>
      </w:r>
    </w:p>
    <w:p w14:paraId="025199DD" w14:textId="77777777" w:rsidR="007C6175" w:rsidRDefault="007C6175">
      <w:pPr>
        <w:spacing w:line="480" w:lineRule="auto"/>
        <w:rPr>
          <w:rFonts w:ascii="Times New Roman" w:eastAsia="Times New Roman" w:hAnsi="Times New Roman" w:cs="Times New Roman"/>
          <w:color w:val="6AA84F"/>
          <w:sz w:val="24"/>
          <w:szCs w:val="24"/>
          <w:highlight w:val="white"/>
        </w:rPr>
      </w:pPr>
    </w:p>
    <w:p w14:paraId="0F886677" w14:textId="77777777" w:rsidR="007C6175" w:rsidRDefault="00875B97">
      <w:pPr>
        <w:spacing w:line="480" w:lineRule="auto"/>
        <w:rPr>
          <w:rFonts w:ascii="Times New Roman" w:eastAsia="Times New Roman" w:hAnsi="Times New Roman" w:cs="Times New Roman"/>
          <w:color w:val="6AA84F"/>
          <w:sz w:val="24"/>
          <w:szCs w:val="24"/>
          <w:highlight w:val="white"/>
        </w:rPr>
      </w:pPr>
      <w:r>
        <w:rPr>
          <w:rFonts w:ascii="Times New Roman" w:eastAsia="Times New Roman" w:hAnsi="Times New Roman" w:cs="Times New Roman"/>
          <w:color w:val="6AA84F"/>
          <w:sz w:val="24"/>
          <w:szCs w:val="24"/>
          <w:highlight w:val="white"/>
        </w:rPr>
        <w:t>Page 48: GAO has confirmed that FDA rarely conducts food safety audits in foreign countries becau</w:t>
      </w:r>
      <w:r>
        <w:rPr>
          <w:rFonts w:ascii="Times New Roman" w:eastAsia="Times New Roman" w:hAnsi="Times New Roman" w:cs="Times New Roman"/>
          <w:color w:val="6AA84F"/>
          <w:sz w:val="24"/>
          <w:szCs w:val="24"/>
          <w:highlight w:val="white"/>
        </w:rPr>
        <w:t xml:space="preserve">se aquaculture producers are exempt under the agency’s Seafood Hazard Analysis &amp; </w:t>
      </w:r>
      <w:r>
        <w:rPr>
          <w:rFonts w:ascii="Times New Roman" w:eastAsia="Times New Roman" w:hAnsi="Times New Roman" w:cs="Times New Roman"/>
          <w:color w:val="6AA84F"/>
          <w:sz w:val="24"/>
          <w:szCs w:val="24"/>
          <w:highlight w:val="white"/>
        </w:rPr>
        <w:lastRenderedPageBreak/>
        <w:t>Critical Control Points (HACCP) Regulation. Despite FDA’s limited ability to inspect imported seafood, it has identified multiple problems with imported catfish products. Acco</w:t>
      </w:r>
      <w:r>
        <w:rPr>
          <w:rFonts w:ascii="Times New Roman" w:eastAsia="Times New Roman" w:hAnsi="Times New Roman" w:cs="Times New Roman"/>
          <w:color w:val="6AA84F"/>
          <w:sz w:val="24"/>
          <w:szCs w:val="24"/>
          <w:highlight w:val="white"/>
        </w:rPr>
        <w:t>rding to FDA’s Import Alert Database, the agency has rejected catfish products from China, Thailand, and Vietnam 31 times since June 1, 2008. The catfish were refused by FDA for multiple food safety concerns including the following: unsafe drug residues; u</w:t>
      </w:r>
      <w:r>
        <w:rPr>
          <w:rFonts w:ascii="Times New Roman" w:eastAsia="Times New Roman" w:hAnsi="Times New Roman" w:cs="Times New Roman"/>
          <w:color w:val="6AA84F"/>
          <w:sz w:val="24"/>
          <w:szCs w:val="24"/>
          <w:highlight w:val="white"/>
        </w:rPr>
        <w:t>nsafe food additives; and positive Salmonella tests. These significant problems were exacerbated by FDA’s limited capacity to oversee seafood inspection, which had been documented by GAO.41</w:t>
      </w:r>
    </w:p>
    <w:p w14:paraId="7ECF9907" w14:textId="77777777" w:rsidR="007C6175" w:rsidRDefault="007C6175">
      <w:pPr>
        <w:spacing w:line="480" w:lineRule="auto"/>
        <w:rPr>
          <w:rFonts w:ascii="Times New Roman" w:eastAsia="Times New Roman" w:hAnsi="Times New Roman" w:cs="Times New Roman"/>
          <w:color w:val="6AA84F"/>
          <w:sz w:val="24"/>
          <w:szCs w:val="24"/>
          <w:highlight w:val="white"/>
        </w:rPr>
      </w:pPr>
    </w:p>
    <w:p w14:paraId="7D2EA26B" w14:textId="77777777" w:rsidR="007C6175" w:rsidRDefault="00875B97">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Antidumping margins were decided on a </w:t>
      </w:r>
      <w:proofErr w:type="gramStart"/>
      <w:r>
        <w:rPr>
          <w:rFonts w:ascii="Times New Roman" w:eastAsia="Times New Roman" w:hAnsi="Times New Roman" w:cs="Times New Roman"/>
          <w:sz w:val="24"/>
          <w:szCs w:val="24"/>
          <w:highlight w:val="white"/>
        </w:rPr>
        <w:t>company to company</w:t>
      </w:r>
      <w:proofErr w:type="gramEnd"/>
      <w:r>
        <w:rPr>
          <w:rFonts w:ascii="Times New Roman" w:eastAsia="Times New Roman" w:hAnsi="Times New Roman" w:cs="Times New Roman"/>
          <w:sz w:val="24"/>
          <w:szCs w:val="24"/>
          <w:highlight w:val="white"/>
        </w:rPr>
        <w:t xml:space="preserve"> basis an</w:t>
      </w:r>
      <w:r>
        <w:rPr>
          <w:rFonts w:ascii="Times New Roman" w:eastAsia="Times New Roman" w:hAnsi="Times New Roman" w:cs="Times New Roman"/>
          <w:sz w:val="24"/>
          <w:szCs w:val="24"/>
          <w:highlight w:val="white"/>
        </w:rPr>
        <w:t>d largely decided by DOC on the cooperation level of each company. And as Vietnam have accession to WTO, most companies have 0 margins by the end of 2008.</w:t>
      </w:r>
    </w:p>
    <w:p w14:paraId="0119CCE6" w14:textId="77777777" w:rsidR="007C6175" w:rsidRDefault="007C6175">
      <w:pPr>
        <w:spacing w:line="480" w:lineRule="auto"/>
        <w:rPr>
          <w:rFonts w:ascii="Times New Roman" w:eastAsia="Times New Roman" w:hAnsi="Times New Roman" w:cs="Times New Roman"/>
          <w:sz w:val="24"/>
          <w:szCs w:val="24"/>
          <w:highlight w:val="white"/>
        </w:rPr>
      </w:pPr>
    </w:p>
    <w:p w14:paraId="55D647EE" w14:textId="77777777" w:rsidR="007C6175" w:rsidRDefault="00875B97">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However, many supporters of the domestic industry were convinced that the antidumping duties had bee</w:t>
      </w:r>
      <w:r>
        <w:rPr>
          <w:rFonts w:ascii="Times New Roman" w:eastAsia="Times New Roman" w:hAnsi="Times New Roman" w:cs="Times New Roman"/>
          <w:sz w:val="24"/>
          <w:szCs w:val="24"/>
          <w:highlight w:val="white"/>
        </w:rPr>
        <w:t>n reduced due to Vietnam’s status as an important economic and strategic partner to the Obama Administration. The U.S. had laid forth a strategy of pivoting resources and attention to the Asia-Pacific region, and Vietnam had the potential to become a key r</w:t>
      </w:r>
      <w:r>
        <w:rPr>
          <w:rFonts w:ascii="Times New Roman" w:eastAsia="Times New Roman" w:hAnsi="Times New Roman" w:cs="Times New Roman"/>
          <w:sz w:val="24"/>
          <w:szCs w:val="24"/>
          <w:highlight w:val="white"/>
        </w:rPr>
        <w:t xml:space="preserve">egional ally. Moreover, the United States and Vietnam were actively involved in the </w:t>
      </w:r>
      <w:proofErr w:type="gramStart"/>
      <w:r>
        <w:rPr>
          <w:rFonts w:ascii="Times New Roman" w:eastAsia="Times New Roman" w:hAnsi="Times New Roman" w:cs="Times New Roman"/>
          <w:sz w:val="24"/>
          <w:szCs w:val="24"/>
          <w:highlight w:val="white"/>
        </w:rPr>
        <w:t>Trans Pacific</w:t>
      </w:r>
      <w:proofErr w:type="gramEnd"/>
      <w:r>
        <w:rPr>
          <w:rFonts w:ascii="Times New Roman" w:eastAsia="Times New Roman" w:hAnsi="Times New Roman" w:cs="Times New Roman"/>
          <w:sz w:val="24"/>
          <w:szCs w:val="24"/>
          <w:highlight w:val="white"/>
        </w:rPr>
        <w:t xml:space="preserve"> Partnership (TPP) negotiations, while defense and security ties had never been closer, as Obama sought to build relationships in Southeast Asia to counter Chi</w:t>
      </w:r>
      <w:r>
        <w:rPr>
          <w:rFonts w:ascii="Times New Roman" w:eastAsia="Times New Roman" w:hAnsi="Times New Roman" w:cs="Times New Roman"/>
          <w:sz w:val="24"/>
          <w:szCs w:val="24"/>
          <w:highlight w:val="white"/>
        </w:rPr>
        <w:t>nese regional influence as mentioned previously.62 These issues would spill over into Obama’s second term as the administrative reviews continued.</w:t>
      </w:r>
    </w:p>
    <w:p w14:paraId="18924E08" w14:textId="77777777" w:rsidR="007C6175" w:rsidRDefault="007C6175">
      <w:pPr>
        <w:spacing w:line="480" w:lineRule="auto"/>
        <w:rPr>
          <w:rFonts w:ascii="Times New Roman" w:eastAsia="Times New Roman" w:hAnsi="Times New Roman" w:cs="Times New Roman"/>
          <w:sz w:val="24"/>
          <w:szCs w:val="24"/>
          <w:highlight w:val="white"/>
        </w:rPr>
      </w:pPr>
    </w:p>
    <w:p w14:paraId="3FC83C4F" w14:textId="77777777" w:rsidR="007C6175" w:rsidRDefault="00875B97">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Vietnam was very concerned about the impact that the program would have on its catfish exports to the United </w:t>
      </w:r>
      <w:proofErr w:type="gramStart"/>
      <w:r>
        <w:rPr>
          <w:rFonts w:ascii="Times New Roman" w:eastAsia="Times New Roman" w:hAnsi="Times New Roman" w:cs="Times New Roman"/>
          <w:sz w:val="24"/>
          <w:szCs w:val="24"/>
          <w:highlight w:val="white"/>
        </w:rPr>
        <w:t>States, but</w:t>
      </w:r>
      <w:proofErr w:type="gramEnd"/>
      <w:r>
        <w:rPr>
          <w:rFonts w:ascii="Times New Roman" w:eastAsia="Times New Roman" w:hAnsi="Times New Roman" w:cs="Times New Roman"/>
          <w:sz w:val="24"/>
          <w:szCs w:val="24"/>
          <w:highlight w:val="white"/>
        </w:rPr>
        <w:t xml:space="preserve"> did not sit idly by while USDA dragged their feet. As further </w:t>
      </w:r>
      <w:r>
        <w:rPr>
          <w:rFonts w:ascii="Times New Roman" w:eastAsia="Times New Roman" w:hAnsi="Times New Roman" w:cs="Times New Roman"/>
          <w:sz w:val="24"/>
          <w:szCs w:val="24"/>
          <w:highlight w:val="white"/>
        </w:rPr>
        <w:lastRenderedPageBreak/>
        <w:t>preparation for heightened U.S. inspection requirements, Vietnam's Minist</w:t>
      </w:r>
      <w:r>
        <w:rPr>
          <w:rFonts w:ascii="Times New Roman" w:eastAsia="Times New Roman" w:hAnsi="Times New Roman" w:cs="Times New Roman"/>
          <w:sz w:val="24"/>
          <w:szCs w:val="24"/>
          <w:highlight w:val="white"/>
        </w:rPr>
        <w:t xml:space="preserve">ry of Agriculture and Rural Development (MOARD) tightened export hygiene standards for </w:t>
      </w:r>
      <w:proofErr w:type="spellStart"/>
      <w:r>
        <w:rPr>
          <w:rFonts w:ascii="Times New Roman" w:eastAsia="Times New Roman" w:hAnsi="Times New Roman" w:cs="Times New Roman"/>
          <w:sz w:val="24"/>
          <w:szCs w:val="24"/>
          <w:highlight w:val="white"/>
        </w:rPr>
        <w:t>basa</w:t>
      </w:r>
      <w:proofErr w:type="spellEnd"/>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sz w:val="24"/>
          <w:szCs w:val="24"/>
          <w:highlight w:val="white"/>
        </w:rPr>
        <w:t>tra</w:t>
      </w:r>
      <w:proofErr w:type="spellEnd"/>
      <w:r>
        <w:rPr>
          <w:rFonts w:ascii="Times New Roman" w:eastAsia="Times New Roman" w:hAnsi="Times New Roman" w:cs="Times New Roman"/>
          <w:sz w:val="24"/>
          <w:szCs w:val="24"/>
          <w:highlight w:val="white"/>
        </w:rPr>
        <w:t xml:space="preserve">. Effective April 12, 2010, all catfish products exported from Vietnam would need certificates for hygiene and food safety issued by the National </w:t>
      </w:r>
      <w:proofErr w:type="spellStart"/>
      <w:r>
        <w:rPr>
          <w:rFonts w:ascii="Times New Roman" w:eastAsia="Times New Roman" w:hAnsi="Times New Roman" w:cs="Times New Roman"/>
          <w:sz w:val="24"/>
          <w:szCs w:val="24"/>
          <w:highlight w:val="white"/>
        </w:rPr>
        <w:t>Agro</w:t>
      </w:r>
      <w:proofErr w:type="spellEnd"/>
      <w:r>
        <w:rPr>
          <w:rFonts w:ascii="Times New Roman" w:eastAsia="Times New Roman" w:hAnsi="Times New Roman" w:cs="Times New Roman"/>
          <w:sz w:val="24"/>
          <w:szCs w:val="24"/>
          <w:highlight w:val="white"/>
        </w:rPr>
        <w:t>-Forest</w:t>
      </w:r>
      <w:r>
        <w:rPr>
          <w:rFonts w:ascii="Times New Roman" w:eastAsia="Times New Roman" w:hAnsi="Times New Roman" w:cs="Times New Roman"/>
          <w:sz w:val="24"/>
          <w:szCs w:val="24"/>
          <w:highlight w:val="white"/>
        </w:rPr>
        <w:t xml:space="preserve">ry-Fisheries Quality Assurance Department. These measures were described as a “move to ensure the prestige of </w:t>
      </w:r>
      <w:proofErr w:type="spellStart"/>
      <w:r>
        <w:rPr>
          <w:rFonts w:ascii="Times New Roman" w:eastAsia="Times New Roman" w:hAnsi="Times New Roman" w:cs="Times New Roman"/>
          <w:sz w:val="24"/>
          <w:szCs w:val="24"/>
          <w:highlight w:val="white"/>
        </w:rPr>
        <w:t>tra</w:t>
      </w:r>
      <w:proofErr w:type="spellEnd"/>
      <w:r>
        <w:rPr>
          <w:rFonts w:ascii="Times New Roman" w:eastAsia="Times New Roman" w:hAnsi="Times New Roman" w:cs="Times New Roman"/>
          <w:sz w:val="24"/>
          <w:szCs w:val="24"/>
          <w:highlight w:val="white"/>
        </w:rPr>
        <w:t xml:space="preserve"> and basa.”71  </w:t>
      </w:r>
    </w:p>
    <w:p w14:paraId="7FBE6D66" w14:textId="77777777" w:rsidR="007C6175" w:rsidRDefault="007C6175">
      <w:pPr>
        <w:spacing w:line="480" w:lineRule="auto"/>
        <w:rPr>
          <w:rFonts w:ascii="Times New Roman" w:eastAsia="Times New Roman" w:hAnsi="Times New Roman" w:cs="Times New Roman"/>
          <w:sz w:val="24"/>
          <w:szCs w:val="24"/>
          <w:highlight w:val="white"/>
        </w:rPr>
      </w:pPr>
    </w:p>
    <w:p w14:paraId="4777E5EE" w14:textId="77777777" w:rsidR="007C6175" w:rsidRDefault="00875B97">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Vietnam was no longer deemed as </w:t>
      </w:r>
      <w:proofErr w:type="gramStart"/>
      <w:r>
        <w:rPr>
          <w:rFonts w:ascii="Times New Roman" w:eastAsia="Times New Roman" w:hAnsi="Times New Roman" w:cs="Times New Roman"/>
          <w:sz w:val="24"/>
          <w:szCs w:val="24"/>
          <w:highlight w:val="white"/>
        </w:rPr>
        <w:t>an</w:t>
      </w:r>
      <w:proofErr w:type="gramEnd"/>
      <w:r>
        <w:rPr>
          <w:rFonts w:ascii="Times New Roman" w:eastAsia="Times New Roman" w:hAnsi="Times New Roman" w:cs="Times New Roman"/>
          <w:sz w:val="24"/>
          <w:szCs w:val="24"/>
          <w:highlight w:val="white"/>
        </w:rPr>
        <w:t xml:space="preserve"> non-market economy around 2010, which made </w:t>
      </w:r>
      <w:proofErr w:type="spellStart"/>
      <w:r>
        <w:rPr>
          <w:rFonts w:ascii="Times New Roman" w:eastAsia="Times New Roman" w:hAnsi="Times New Roman" w:cs="Times New Roman"/>
          <w:sz w:val="24"/>
          <w:szCs w:val="24"/>
          <w:highlight w:val="white"/>
        </w:rPr>
        <w:t>anti dumping</w:t>
      </w:r>
      <w:proofErr w:type="spellEnd"/>
      <w:r>
        <w:rPr>
          <w:rFonts w:ascii="Times New Roman" w:eastAsia="Times New Roman" w:hAnsi="Times New Roman" w:cs="Times New Roman"/>
          <w:sz w:val="24"/>
          <w:szCs w:val="24"/>
          <w:highlight w:val="white"/>
        </w:rPr>
        <w:t xml:space="preserve"> ruling against </w:t>
      </w:r>
      <w:proofErr w:type="spellStart"/>
      <w:r>
        <w:rPr>
          <w:rFonts w:ascii="Times New Roman" w:eastAsia="Times New Roman" w:hAnsi="Times New Roman" w:cs="Times New Roman"/>
          <w:sz w:val="24"/>
          <w:szCs w:val="24"/>
          <w:highlight w:val="white"/>
        </w:rPr>
        <w:t>vietnamese</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companese</w:t>
      </w:r>
      <w:proofErr w:type="spellEnd"/>
      <w:r>
        <w:rPr>
          <w:rFonts w:ascii="Times New Roman" w:eastAsia="Times New Roman" w:hAnsi="Times New Roman" w:cs="Times New Roman"/>
          <w:sz w:val="24"/>
          <w:szCs w:val="24"/>
          <w:highlight w:val="white"/>
        </w:rPr>
        <w:t xml:space="preserve"> much more difficult.</w:t>
      </w:r>
    </w:p>
    <w:p w14:paraId="5DBCA94F" w14:textId="77777777" w:rsidR="007C6175" w:rsidRDefault="007C6175">
      <w:pPr>
        <w:spacing w:line="480" w:lineRule="auto"/>
        <w:rPr>
          <w:rFonts w:ascii="Times New Roman" w:eastAsia="Times New Roman" w:hAnsi="Times New Roman" w:cs="Times New Roman"/>
          <w:sz w:val="24"/>
          <w:szCs w:val="24"/>
          <w:highlight w:val="white"/>
        </w:rPr>
      </w:pPr>
    </w:p>
    <w:p w14:paraId="29B83157" w14:textId="77777777" w:rsidR="007C6175" w:rsidRDefault="00875B97">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As the Obama Administration worked to move the U.S-Vietnam relationship forward, the catfish saga continued to cause problems in 2013 and the first months of 2014. Vietnamese catfish imports had tripled since Obama was first elected </w:t>
      </w:r>
      <w:r>
        <w:rPr>
          <w:rFonts w:ascii="Times New Roman" w:eastAsia="Times New Roman" w:hAnsi="Times New Roman" w:cs="Times New Roman"/>
          <w:sz w:val="24"/>
          <w:szCs w:val="24"/>
          <w:highlight w:val="white"/>
        </w:rPr>
        <w:t xml:space="preserve">in 2008 and represented more than 75 percent of the U.S. market during his second term. </w:t>
      </w:r>
    </w:p>
    <w:p w14:paraId="1A4990D4" w14:textId="77777777" w:rsidR="007C6175" w:rsidRDefault="007C6175">
      <w:pPr>
        <w:spacing w:line="480" w:lineRule="auto"/>
        <w:rPr>
          <w:rFonts w:ascii="Times New Roman" w:eastAsia="Times New Roman" w:hAnsi="Times New Roman" w:cs="Times New Roman"/>
          <w:sz w:val="24"/>
          <w:szCs w:val="24"/>
          <w:highlight w:val="white"/>
        </w:rPr>
      </w:pPr>
    </w:p>
    <w:p w14:paraId="1345CDAA" w14:textId="77777777" w:rsidR="007C6175" w:rsidRDefault="00875B97">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2014 Farm bill approved the broad definition of catfish and pushed the implementation of the USDA inspection program. </w:t>
      </w:r>
    </w:p>
    <w:sectPr w:rsidR="007C6175">
      <w:footerReference w:type="default" r:id="rId2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48" w:author="Vince Egalla" w:date="2020-12-10T23:05:00Z" w:initials="VE">
    <w:p w14:paraId="3639BF6A" w14:textId="6E837D35" w:rsidR="00752BB4" w:rsidRDefault="00752BB4">
      <w:pPr>
        <w:pStyle w:val="CommentText"/>
      </w:pPr>
      <w:r>
        <w:rPr>
          <w:rStyle w:val="CommentReference"/>
        </w:rPr>
        <w:annotationRef/>
      </w:r>
      <w:r>
        <w:t>This needs an introduction earlier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639BF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7D2857" w16cex:dateUtc="2020-12-11T04: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639BF6A" w16cid:durableId="237D28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991A27" w14:textId="77777777" w:rsidR="00875B97" w:rsidRDefault="00875B97">
      <w:pPr>
        <w:spacing w:line="240" w:lineRule="auto"/>
      </w:pPr>
      <w:r>
        <w:separator/>
      </w:r>
    </w:p>
  </w:endnote>
  <w:endnote w:type="continuationSeparator" w:id="0">
    <w:p w14:paraId="4B9ED95E" w14:textId="77777777" w:rsidR="00875B97" w:rsidRDefault="00875B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6E7A37" w14:textId="77777777" w:rsidR="007C6175" w:rsidRDefault="00875B97">
    <w:pPr>
      <w:jc w:val="right"/>
    </w:pPr>
    <w:r>
      <w:fldChar w:fldCharType="begin"/>
    </w:r>
    <w:r>
      <w:instrText>PAGE</w:instrText>
    </w:r>
    <w:r w:rsidR="00D5293D">
      <w:fldChar w:fldCharType="separate"/>
    </w:r>
    <w:r w:rsidR="00D529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23B378" w14:textId="77777777" w:rsidR="00875B97" w:rsidRDefault="00875B97">
      <w:pPr>
        <w:spacing w:line="240" w:lineRule="auto"/>
      </w:pPr>
      <w:r>
        <w:separator/>
      </w:r>
    </w:p>
  </w:footnote>
  <w:footnote w:type="continuationSeparator" w:id="0">
    <w:p w14:paraId="141F91D4" w14:textId="77777777" w:rsidR="00875B97" w:rsidRDefault="00875B97">
      <w:pPr>
        <w:spacing w:line="240" w:lineRule="auto"/>
      </w:pPr>
      <w:r>
        <w:continuationSeparator/>
      </w:r>
    </w:p>
  </w:footnote>
  <w:footnote w:id="1">
    <w:p w14:paraId="21537042" w14:textId="77777777" w:rsidR="007C6175" w:rsidRDefault="00875B97">
      <w:pPr>
        <w:spacing w:line="240" w:lineRule="auto"/>
        <w:rPr>
          <w:rFonts w:ascii="Times New Roman" w:eastAsia="Times New Roman" w:hAnsi="Times New Roman" w:cs="Times New Roman"/>
          <w:sz w:val="16"/>
          <w:szCs w:val="16"/>
        </w:rPr>
      </w:pPr>
      <w:r>
        <w:rPr>
          <w:vertAlign w:val="superscript"/>
        </w:rPr>
        <w:footnoteRef/>
      </w:r>
      <w:r>
        <w:rPr>
          <w:sz w:val="20"/>
          <w:szCs w:val="20"/>
        </w:rPr>
        <w:t xml:space="preserve"> </w:t>
      </w:r>
      <w:r>
        <w:rPr>
          <w:rFonts w:ascii="Times New Roman" w:eastAsia="Times New Roman" w:hAnsi="Times New Roman" w:cs="Times New Roman"/>
          <w:sz w:val="16"/>
          <w:szCs w:val="16"/>
        </w:rPr>
        <w:t>https://www.federalregister.gov/documents/2011/02/24/2011-3726/mandatory-inspection-of-catfish-and-catfish-products</w:t>
      </w:r>
    </w:p>
  </w:footnote>
  <w:footnote w:id="2">
    <w:p w14:paraId="19065637" w14:textId="77777777" w:rsidR="007C6175" w:rsidRDefault="00875B97">
      <w:pPr>
        <w:spacing w:line="240" w:lineRule="auto"/>
        <w:rPr>
          <w:sz w:val="20"/>
          <w:szCs w:val="20"/>
        </w:rPr>
      </w:pPr>
      <w:r>
        <w:rPr>
          <w:vertAlign w:val="superscript"/>
        </w:rPr>
        <w:footnoteRef/>
      </w:r>
      <w:r>
        <w:rPr>
          <w:rFonts w:ascii="Times New Roman" w:eastAsia="Times New Roman" w:hAnsi="Times New Roman" w:cs="Times New Roman"/>
          <w:sz w:val="16"/>
          <w:szCs w:val="16"/>
        </w:rPr>
        <w:t xml:space="preserve"> https://www.federalregister.gov/documents/2011/02/24/2011-3726/mandatory-inspectio</w:t>
      </w:r>
      <w:r>
        <w:rPr>
          <w:rFonts w:ascii="Times New Roman" w:eastAsia="Times New Roman" w:hAnsi="Times New Roman" w:cs="Times New Roman"/>
          <w:sz w:val="16"/>
          <w:szCs w:val="16"/>
        </w:rPr>
        <w:t>n-of-catfish-and-catfish-products</w:t>
      </w:r>
    </w:p>
  </w:footnote>
  <w:footnote w:id="3">
    <w:p w14:paraId="23264556" w14:textId="77777777" w:rsidR="007C6175" w:rsidRDefault="00875B97">
      <w:pPr>
        <w:spacing w:line="240" w:lineRule="auto"/>
        <w:rPr>
          <w:rFonts w:ascii="Times New Roman" w:eastAsia="Times New Roman" w:hAnsi="Times New Roman" w:cs="Times New Roman"/>
          <w:sz w:val="16"/>
          <w:szCs w:val="16"/>
        </w:rPr>
      </w:pPr>
      <w:r>
        <w:rPr>
          <w:vertAlign w:val="superscript"/>
        </w:rPr>
        <w:footnoteRef/>
      </w:r>
      <w:r>
        <w:rPr>
          <w:rFonts w:ascii="Times New Roman" w:eastAsia="Times New Roman" w:hAnsi="Times New Roman" w:cs="Times New Roman"/>
          <w:sz w:val="16"/>
          <w:szCs w:val="16"/>
        </w:rPr>
        <w:t xml:space="preserve"> https://www.legis.la.gov/Legis/BillInfo.aspx?i=227100</w:t>
      </w:r>
    </w:p>
  </w:footnote>
  <w:footnote w:id="4">
    <w:p w14:paraId="0E3EC76A" w14:textId="77777777" w:rsidR="007C6175" w:rsidRDefault="00875B97">
      <w:pPr>
        <w:pBdr>
          <w:top w:val="nil"/>
          <w:left w:val="nil"/>
          <w:bottom w:val="nil"/>
          <w:right w:val="nil"/>
          <w:between w:val="nil"/>
        </w:pBdr>
        <w:spacing w:line="240" w:lineRule="auto"/>
        <w:rPr>
          <w:rFonts w:ascii="Times New Roman" w:eastAsia="Times New Roman" w:hAnsi="Times New Roman" w:cs="Times New Roman"/>
          <w:sz w:val="16"/>
          <w:szCs w:val="16"/>
        </w:rPr>
      </w:pPr>
      <w:r>
        <w:rPr>
          <w:vertAlign w:val="superscript"/>
        </w:rPr>
        <w:footnoteRef/>
      </w:r>
      <w:r>
        <w:rPr>
          <w:rFonts w:ascii="Times New Roman" w:eastAsia="Times New Roman" w:hAnsi="Times New Roman" w:cs="Times New Roman"/>
          <w:sz w:val="16"/>
          <w:szCs w:val="16"/>
        </w:rPr>
        <w:t xml:space="preserve"> http://www.capitol.tn.gov/Bills/107/Bill/HB3136.pdf</w:t>
      </w:r>
    </w:p>
  </w:footnote>
  <w:footnote w:id="5">
    <w:p w14:paraId="1974F8D0" w14:textId="77777777" w:rsidR="007C6175" w:rsidRDefault="00875B97">
      <w:pPr>
        <w:pBdr>
          <w:top w:val="nil"/>
          <w:left w:val="nil"/>
          <w:bottom w:val="nil"/>
          <w:right w:val="nil"/>
          <w:between w:val="nil"/>
        </w:pBdr>
        <w:spacing w:line="240" w:lineRule="auto"/>
        <w:rPr>
          <w:rFonts w:ascii="Times New Roman" w:eastAsia="Times New Roman" w:hAnsi="Times New Roman" w:cs="Times New Roman"/>
          <w:sz w:val="16"/>
          <w:szCs w:val="16"/>
        </w:rPr>
      </w:pPr>
      <w:r>
        <w:rPr>
          <w:vertAlign w:val="superscript"/>
        </w:rPr>
        <w:footnoteRef/>
      </w:r>
      <w:r>
        <w:rPr>
          <w:rFonts w:ascii="Times New Roman" w:eastAsia="Times New Roman" w:hAnsi="Times New Roman" w:cs="Times New Roman"/>
          <w:sz w:val="16"/>
          <w:szCs w:val="16"/>
        </w:rPr>
        <w:t xml:space="preserve"> http://billstatus.ls.state.ms.us/documents/2019/html/HB/0700-0799/HB0771IN.htm</w:t>
      </w:r>
    </w:p>
  </w:footnote>
  <w:footnote w:id="6">
    <w:p w14:paraId="377A0C18" w14:textId="77777777" w:rsidR="007C6175" w:rsidRDefault="00875B97">
      <w:pPr>
        <w:spacing w:line="240" w:lineRule="auto"/>
        <w:rPr>
          <w:sz w:val="20"/>
          <w:szCs w:val="20"/>
        </w:rPr>
      </w:pPr>
      <w:r>
        <w:rPr>
          <w:vertAlign w:val="superscript"/>
        </w:rPr>
        <w:footnoteRef/>
      </w:r>
      <w:r>
        <w:rPr>
          <w:rFonts w:ascii="Times New Roman" w:eastAsia="Times New Roman" w:hAnsi="Times New Roman" w:cs="Times New Roman"/>
          <w:sz w:val="16"/>
          <w:szCs w:val="16"/>
        </w:rPr>
        <w:t xml:space="preserve"> https://core.ac.uk/download/pdf/267981684.pdf</w:t>
      </w:r>
    </w:p>
  </w:footnote>
  <w:footnote w:id="7">
    <w:p w14:paraId="602EC7F6" w14:textId="77777777" w:rsidR="007C6175" w:rsidRDefault="00875B97">
      <w:pPr>
        <w:spacing w:line="240" w:lineRule="auto"/>
        <w:rPr>
          <w:rFonts w:ascii="Times New Roman" w:eastAsia="Times New Roman" w:hAnsi="Times New Roman" w:cs="Times New Roman"/>
          <w:sz w:val="16"/>
          <w:szCs w:val="16"/>
        </w:rPr>
      </w:pPr>
      <w:r>
        <w:rPr>
          <w:vertAlign w:val="superscript"/>
        </w:rPr>
        <w:footnoteRef/>
      </w:r>
      <w:r>
        <w:rPr>
          <w:rFonts w:ascii="Times New Roman" w:eastAsia="Times New Roman" w:hAnsi="Times New Roman" w:cs="Times New Roman"/>
          <w:sz w:val="16"/>
          <w:szCs w:val="16"/>
        </w:rPr>
        <w:t xml:space="preserve"> https://www.age</w:t>
      </w:r>
      <w:r>
        <w:rPr>
          <w:rFonts w:ascii="Times New Roman" w:eastAsia="Times New Roman" w:hAnsi="Times New Roman" w:cs="Times New Roman"/>
          <w:sz w:val="16"/>
          <w:szCs w:val="16"/>
        </w:rPr>
        <w:t>con.msstate.edu/whatwedo/budgets/docs/catfish2014.pdf</w:t>
      </w:r>
    </w:p>
  </w:footnote>
  <w:footnote w:id="8">
    <w:p w14:paraId="7DBA2100" w14:textId="77777777" w:rsidR="007C6175" w:rsidRDefault="00875B97">
      <w:pPr>
        <w:spacing w:line="240" w:lineRule="auto"/>
        <w:rPr>
          <w:rFonts w:ascii="Times New Roman" w:eastAsia="Times New Roman" w:hAnsi="Times New Roman" w:cs="Times New Roman"/>
          <w:sz w:val="16"/>
          <w:szCs w:val="16"/>
        </w:rPr>
      </w:pPr>
      <w:r>
        <w:rPr>
          <w:vertAlign w:val="superscript"/>
        </w:rPr>
        <w:footnoteRef/>
      </w:r>
      <w:r>
        <w:rPr>
          <w:sz w:val="20"/>
          <w:szCs w:val="20"/>
        </w:rPr>
        <w:t xml:space="preserve"> </w:t>
      </w:r>
      <w:r>
        <w:rPr>
          <w:rFonts w:ascii="Times New Roman" w:eastAsia="Times New Roman" w:hAnsi="Times New Roman" w:cs="Times New Roman"/>
          <w:sz w:val="16"/>
          <w:szCs w:val="16"/>
        </w:rPr>
        <w:t>https://www.fda.gov/food/guidance-regulation-food-and-dietary-supplements/hazard-analysis-critical-control-point-haccp</w:t>
      </w:r>
    </w:p>
  </w:footnote>
  <w:footnote w:id="9">
    <w:p w14:paraId="6890E7C5" w14:textId="77777777" w:rsidR="007C6175" w:rsidRDefault="00875B97">
      <w:pPr>
        <w:spacing w:line="240" w:lineRule="auto"/>
        <w:rPr>
          <w:rFonts w:ascii="Times New Roman" w:eastAsia="Times New Roman" w:hAnsi="Times New Roman" w:cs="Times New Roman"/>
          <w:sz w:val="16"/>
          <w:szCs w:val="16"/>
        </w:rPr>
      </w:pPr>
      <w:r>
        <w:rPr>
          <w:vertAlign w:val="superscript"/>
        </w:rPr>
        <w:footnoteRef/>
      </w:r>
      <w:r>
        <w:rPr>
          <w:sz w:val="20"/>
          <w:szCs w:val="20"/>
        </w:rPr>
        <w:t xml:space="preserve"> </w:t>
      </w:r>
      <w:r>
        <w:rPr>
          <w:rFonts w:ascii="Times New Roman" w:eastAsia="Times New Roman" w:hAnsi="Times New Roman" w:cs="Times New Roman"/>
          <w:sz w:val="16"/>
          <w:szCs w:val="16"/>
        </w:rPr>
        <w:t>https://www.fda.gov/industry/entry-submission-process/affirmation-compliance-codes</w:t>
      </w:r>
    </w:p>
  </w:footnote>
  <w:footnote w:id="10">
    <w:p w14:paraId="1A186AA1" w14:textId="77777777" w:rsidR="007C6175" w:rsidRDefault="00875B97">
      <w:pPr>
        <w:spacing w:line="240" w:lineRule="auto"/>
        <w:rPr>
          <w:sz w:val="20"/>
          <w:szCs w:val="20"/>
        </w:rPr>
      </w:pPr>
      <w:r>
        <w:rPr>
          <w:vertAlign w:val="superscript"/>
        </w:rPr>
        <w:footnoteRef/>
      </w:r>
      <w:r>
        <w:rPr>
          <w:sz w:val="20"/>
          <w:szCs w:val="20"/>
        </w:rPr>
        <w:t xml:space="preserve"> </w:t>
      </w:r>
    </w:p>
    <w:p w14:paraId="35BF51D8" w14:textId="77777777" w:rsidR="007C6175" w:rsidRDefault="00875B97">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https://www.fsis.usda.gov/wps/wcm/connect/ea0025a0-7cc7-41b7-b115-ace391895d63/2018-0029.pdf?MOD=AJPERES</w:t>
      </w:r>
    </w:p>
  </w:footnote>
  <w:footnote w:id="11">
    <w:p w14:paraId="07B39D85" w14:textId="77777777" w:rsidR="007C6175" w:rsidRDefault="00875B97">
      <w:pPr>
        <w:spacing w:line="240" w:lineRule="auto"/>
        <w:rPr>
          <w:sz w:val="14"/>
          <w:szCs w:val="14"/>
        </w:rPr>
      </w:pPr>
      <w:r>
        <w:rPr>
          <w:vertAlign w:val="superscript"/>
        </w:rPr>
        <w:footnoteRef/>
      </w:r>
      <w:r>
        <w:rPr>
          <w:sz w:val="14"/>
          <w:szCs w:val="14"/>
        </w:rPr>
        <w:t xml:space="preserve"> </w:t>
      </w:r>
      <w:r>
        <w:rPr>
          <w:rFonts w:ascii="Times New Roman" w:eastAsia="Times New Roman" w:hAnsi="Times New Roman" w:cs="Times New Roman"/>
          <w:sz w:val="18"/>
          <w:szCs w:val="18"/>
        </w:rPr>
        <w:t>https://www.fsis.usda.gov/wps/portal/fsis/topics/international-affairs/importing-products/eligible-countries-products-foreign-establishments/eligible</w:t>
      </w:r>
      <w:r>
        <w:rPr>
          <w:rFonts w:ascii="Times New Roman" w:eastAsia="Times New Roman" w:hAnsi="Times New Roman" w:cs="Times New Roman"/>
          <w:sz w:val="18"/>
          <w:szCs w:val="18"/>
        </w:rPr>
        <w:t>-countries-and-products/eligibility-chart-vietnam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04E8A"/>
    <w:multiLevelType w:val="multilevel"/>
    <w:tmpl w:val="B9BE2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002E8E"/>
    <w:multiLevelType w:val="multilevel"/>
    <w:tmpl w:val="5D505C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B8710EA"/>
    <w:multiLevelType w:val="multilevel"/>
    <w:tmpl w:val="1C065CB8"/>
    <w:lvl w:ilvl="0">
      <w:start w:val="1"/>
      <w:numFmt w:val="decimal"/>
      <w:lvlText w:val="%1."/>
      <w:lvlJc w:val="left"/>
      <w:pPr>
        <w:ind w:left="720" w:hanging="360"/>
      </w:pPr>
      <w:rPr>
        <w:rFonts w:ascii="Arial" w:eastAsia="Arial" w:hAnsi="Arial" w:cs="Arial"/>
        <w:b/>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D1C27B3"/>
    <w:multiLevelType w:val="multilevel"/>
    <w:tmpl w:val="677A32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1F81851"/>
    <w:multiLevelType w:val="multilevel"/>
    <w:tmpl w:val="1F02E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CD37A6"/>
    <w:multiLevelType w:val="multilevel"/>
    <w:tmpl w:val="34A02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4"/>
  </w:num>
  <w:num w:numId="3">
    <w:abstractNumId w:val="1"/>
  </w:num>
  <w:num w:numId="4">
    <w:abstractNumId w:val="2"/>
  </w:num>
  <w:num w:numId="5">
    <w:abstractNumId w:val="5"/>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Vince Egalla">
    <w15:presenceInfo w15:providerId="Windows Live" w15:userId="09e679ed68d400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175"/>
    <w:rsid w:val="0004389E"/>
    <w:rsid w:val="0010673B"/>
    <w:rsid w:val="00752BB4"/>
    <w:rsid w:val="007C6175"/>
    <w:rsid w:val="00875B97"/>
    <w:rsid w:val="00D52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1990D"/>
  <w15:docId w15:val="{38C1BC3D-302C-49CE-B520-CE56EFDB7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752BB4"/>
    <w:rPr>
      <w:sz w:val="16"/>
      <w:szCs w:val="16"/>
    </w:rPr>
  </w:style>
  <w:style w:type="paragraph" w:styleId="CommentText">
    <w:name w:val="annotation text"/>
    <w:basedOn w:val="Normal"/>
    <w:link w:val="CommentTextChar"/>
    <w:uiPriority w:val="99"/>
    <w:semiHidden/>
    <w:unhideWhenUsed/>
    <w:rsid w:val="00752BB4"/>
    <w:pPr>
      <w:spacing w:line="240" w:lineRule="auto"/>
    </w:pPr>
    <w:rPr>
      <w:sz w:val="20"/>
      <w:szCs w:val="20"/>
    </w:rPr>
  </w:style>
  <w:style w:type="character" w:customStyle="1" w:styleId="CommentTextChar">
    <w:name w:val="Comment Text Char"/>
    <w:basedOn w:val="DefaultParagraphFont"/>
    <w:link w:val="CommentText"/>
    <w:uiPriority w:val="99"/>
    <w:semiHidden/>
    <w:rsid w:val="00752BB4"/>
    <w:rPr>
      <w:sz w:val="20"/>
      <w:szCs w:val="20"/>
    </w:rPr>
  </w:style>
  <w:style w:type="paragraph" w:styleId="CommentSubject">
    <w:name w:val="annotation subject"/>
    <w:basedOn w:val="CommentText"/>
    <w:next w:val="CommentText"/>
    <w:link w:val="CommentSubjectChar"/>
    <w:uiPriority w:val="99"/>
    <w:semiHidden/>
    <w:unhideWhenUsed/>
    <w:rsid w:val="00752BB4"/>
    <w:rPr>
      <w:b/>
      <w:bCs/>
    </w:rPr>
  </w:style>
  <w:style w:type="character" w:customStyle="1" w:styleId="CommentSubjectChar">
    <w:name w:val="Comment Subject Char"/>
    <w:basedOn w:val="CommentTextChar"/>
    <w:link w:val="CommentSubject"/>
    <w:uiPriority w:val="99"/>
    <w:semiHidden/>
    <w:rsid w:val="00752BB4"/>
    <w:rPr>
      <w:b/>
      <w:bCs/>
      <w:sz w:val="20"/>
      <w:szCs w:val="20"/>
    </w:rPr>
  </w:style>
  <w:style w:type="paragraph" w:styleId="BalloonText">
    <w:name w:val="Balloon Text"/>
    <w:basedOn w:val="Normal"/>
    <w:link w:val="BalloonTextChar"/>
    <w:uiPriority w:val="99"/>
    <w:semiHidden/>
    <w:unhideWhenUsed/>
    <w:rsid w:val="00752BB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2B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fda.gov/food/guidance-regulation-food-and-dietary-supplements/hazard-analysis-critical-control-point-haccp" TargetMode="External"/><Relationship Id="rId18" Type="http://schemas.openxmlformats.org/officeDocument/2006/relationships/hyperlink" Target="https://www.cbp.gov/trade/priority-issues/revenue/bonds" TargetMode="External"/><Relationship Id="rId26" Type="http://schemas.microsoft.com/office/2011/relationships/people" Target="people.xml"/><Relationship Id="rId3" Type="http://schemas.openxmlformats.org/officeDocument/2006/relationships/numbering" Target="numbering.xml"/><Relationship Id="rId21" Type="http://schemas.openxmlformats.org/officeDocument/2006/relationships/hyperlink" Target="https://www.fda.gov/food/guidance-regulation-food-and-dietary-supplements/hazard-analysis-critical-control-point-haccp" TargetMode="Externa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www.seafoodsource.com/features/vietnamese-pangasius-processors-gearing-up-for-usda-inspectio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hyperlink" Target="https://www.fda.gov/food/guidance-regulation-food-and-dietary-supplements/food-safety-modernization-act-fsm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doi.org/10.1111/j.1753-5131.2010.01024.x" TargetMode="External"/><Relationship Id="rId10" Type="http://schemas.microsoft.com/office/2011/relationships/commentsExtended" Target="commentsExtended.xml"/><Relationship Id="rId19" Type="http://schemas.openxmlformats.org/officeDocument/2006/relationships/hyperlink" Target="https://www.fda.gov/home"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www.fsis.usda.gov/wps/wcm/connect/ea0025a0-7cc7-41b7-b115-ace391895d63/2018-0029.pdf?MOD=AJPERES" TargetMode="External"/><Relationship Id="rId22" Type="http://schemas.openxmlformats.org/officeDocument/2006/relationships/hyperlink" Target="https://doi.org/10.1162/REST_a_00168"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et3UMaSyRt6R+A1TZj0mVSL7bQ==">AMUW2mXWx/12Dn38rO0fFC26DjgPD2X1nCBRWp1f9JqTgZ4os8jhNk2JTVv97kCZyiKme94YYzAzyZ3cpDNG3BMoFZoE7Jfhxc0kH2+Px2NBxxBGxJl3SDQ=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6EA8B1-548F-4940-AD09-C01E12FC6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4386</Words>
  <Characters>25004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Egalla</cp:lastModifiedBy>
  <cp:revision>2</cp:revision>
  <dcterms:created xsi:type="dcterms:W3CDTF">2020-12-11T04:12:00Z</dcterms:created>
  <dcterms:modified xsi:type="dcterms:W3CDTF">2020-12-11T04:12:00Z</dcterms:modified>
</cp:coreProperties>
</file>